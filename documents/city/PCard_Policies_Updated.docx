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1591D5" w14:textId="77777777" w:rsidR="00C841BD" w:rsidRDefault="00B218E9" w:rsidP="008E0796">
      <w:pPr>
        <w:spacing w:before="0" w:after="0" w:line="412" w:lineRule="exact"/>
        <w:ind w:left="2189"/>
        <w:jc w:val="left"/>
        <w:rPr>
          <w:rFonts w:ascii="Arial"/>
          <w:b/>
          <w:color w:val="000000"/>
          <w:sz w:val="36"/>
        </w:rPr>
      </w:pPr>
      <w:bookmarkStart w:id="0" w:name="br1"/>
      <w:bookmarkEnd w:id="0"/>
      <w:r>
        <w:rPr>
          <w:rFonts w:ascii="Arial"/>
          <w:b/>
          <w:color w:val="1F3864"/>
          <w:spacing w:val="1"/>
          <w:sz w:val="36"/>
        </w:rPr>
        <w:t>CITY</w:t>
      </w:r>
      <w:r>
        <w:rPr>
          <w:rFonts w:ascii="Arial"/>
          <w:b/>
          <w:color w:val="1F3864"/>
          <w:spacing w:val="-3"/>
          <w:sz w:val="36"/>
        </w:rPr>
        <w:t xml:space="preserve"> </w:t>
      </w:r>
      <w:r>
        <w:rPr>
          <w:rFonts w:ascii="Arial"/>
          <w:b/>
          <w:color w:val="1F3864"/>
          <w:spacing w:val="1"/>
          <w:sz w:val="36"/>
        </w:rPr>
        <w:t>OF</w:t>
      </w:r>
      <w:r>
        <w:rPr>
          <w:rFonts w:ascii="Arial"/>
          <w:b/>
          <w:color w:val="1F3864"/>
          <w:spacing w:val="-2"/>
          <w:sz w:val="36"/>
        </w:rPr>
        <w:t xml:space="preserve"> </w:t>
      </w:r>
      <w:r>
        <w:rPr>
          <w:rFonts w:ascii="Arial"/>
          <w:b/>
          <w:color w:val="1F3864"/>
          <w:spacing w:val="-1"/>
          <w:sz w:val="36"/>
        </w:rPr>
        <w:t>PALM</w:t>
      </w:r>
      <w:r>
        <w:rPr>
          <w:rFonts w:ascii="Arial"/>
          <w:b/>
          <w:color w:val="1F3864"/>
          <w:spacing w:val="1"/>
          <w:sz w:val="36"/>
        </w:rPr>
        <w:t xml:space="preserve"> </w:t>
      </w:r>
      <w:r>
        <w:rPr>
          <w:rFonts w:ascii="Arial"/>
          <w:b/>
          <w:color w:val="1F3864"/>
          <w:sz w:val="36"/>
        </w:rPr>
        <w:t>SPRINGS,</w:t>
      </w:r>
      <w:r>
        <w:rPr>
          <w:rFonts w:ascii="Arial"/>
          <w:b/>
          <w:color w:val="1F3864"/>
          <w:spacing w:val="-1"/>
          <w:sz w:val="36"/>
        </w:rPr>
        <w:t xml:space="preserve"> </w:t>
      </w:r>
      <w:r>
        <w:rPr>
          <w:rFonts w:ascii="Arial"/>
          <w:b/>
          <w:color w:val="1F3864"/>
          <w:sz w:val="36"/>
        </w:rPr>
        <w:t>CA</w:t>
      </w:r>
    </w:p>
    <w:p w14:paraId="4188950F" w14:textId="77777777" w:rsidR="00C841BD" w:rsidRDefault="00B218E9" w:rsidP="008E0796">
      <w:pPr>
        <w:spacing w:before="119" w:after="0" w:line="367" w:lineRule="exact"/>
        <w:ind w:left="564"/>
        <w:jc w:val="left"/>
        <w:rPr>
          <w:rFonts w:ascii="Arial"/>
          <w:b/>
          <w:color w:val="000000"/>
          <w:sz w:val="32"/>
        </w:rPr>
      </w:pPr>
      <w:r>
        <w:rPr>
          <w:rFonts w:ascii="Arial"/>
          <w:b/>
          <w:color w:val="1F3864"/>
          <w:sz w:val="32"/>
        </w:rPr>
        <w:t>PROCUREMENT</w:t>
      </w:r>
      <w:r>
        <w:rPr>
          <w:rFonts w:ascii="Arial"/>
          <w:b/>
          <w:color w:val="1F3864"/>
          <w:spacing w:val="1"/>
          <w:sz w:val="32"/>
        </w:rPr>
        <w:t xml:space="preserve"> </w:t>
      </w:r>
      <w:r>
        <w:rPr>
          <w:rFonts w:ascii="Arial"/>
          <w:b/>
          <w:color w:val="1F3864"/>
          <w:spacing w:val="-1"/>
          <w:sz w:val="32"/>
        </w:rPr>
        <w:t>CARD</w:t>
      </w:r>
      <w:r>
        <w:rPr>
          <w:rFonts w:ascii="Arial"/>
          <w:b/>
          <w:color w:val="1F3864"/>
          <w:sz w:val="32"/>
        </w:rPr>
        <w:t xml:space="preserve"> POLICIES </w:t>
      </w:r>
      <w:r>
        <w:rPr>
          <w:rFonts w:ascii="Arial"/>
          <w:b/>
          <w:color w:val="1F3864"/>
          <w:spacing w:val="-1"/>
          <w:sz w:val="32"/>
        </w:rPr>
        <w:t>AND</w:t>
      </w:r>
      <w:r>
        <w:rPr>
          <w:rFonts w:ascii="Arial"/>
          <w:b/>
          <w:color w:val="1F3864"/>
          <w:sz w:val="32"/>
        </w:rPr>
        <w:t xml:space="preserve"> PROCEDURES</w:t>
      </w:r>
    </w:p>
    <w:p w14:paraId="2FCB43E1" w14:textId="77777777" w:rsidR="00C841BD" w:rsidRDefault="00B218E9" w:rsidP="008E0796">
      <w:pPr>
        <w:spacing w:before="479" w:after="0" w:line="324" w:lineRule="exact"/>
        <w:jc w:val="left"/>
        <w:rPr>
          <w:rFonts w:ascii="Arial"/>
          <w:b/>
          <w:color w:val="000000"/>
          <w:sz w:val="28"/>
        </w:rPr>
      </w:pPr>
      <w:r>
        <w:rPr>
          <w:rFonts w:ascii="Arial"/>
          <w:b/>
          <w:color w:val="1F3864"/>
          <w:sz w:val="28"/>
        </w:rPr>
        <w:t>1.</w:t>
      </w:r>
      <w:r>
        <w:rPr>
          <w:rFonts w:ascii="Arial"/>
          <w:b/>
          <w:color w:val="1F3864"/>
          <w:spacing w:val="2"/>
          <w:sz w:val="28"/>
        </w:rPr>
        <w:t xml:space="preserve"> </w:t>
      </w:r>
      <w:r>
        <w:rPr>
          <w:rFonts w:ascii="Arial"/>
          <w:b/>
          <w:color w:val="1F3864"/>
          <w:sz w:val="28"/>
        </w:rPr>
        <w:t>PURPOSE</w:t>
      </w:r>
    </w:p>
    <w:p w14:paraId="23F7EA01" w14:textId="186CC092" w:rsidR="00C841BD" w:rsidRDefault="00B218E9" w:rsidP="00F672BA">
      <w:pPr>
        <w:pStyle w:val="PCardParagraph"/>
      </w:pPr>
      <w:r>
        <w:t>The Procurement</w:t>
      </w:r>
      <w:r>
        <w:rPr>
          <w:spacing w:val="-2"/>
        </w:rPr>
        <w:t xml:space="preserve"> </w:t>
      </w:r>
      <w:r>
        <w:t>Card</w:t>
      </w:r>
      <w:r>
        <w:rPr>
          <w:spacing w:val="-2"/>
        </w:rPr>
        <w:t xml:space="preserve"> </w:t>
      </w:r>
      <w:r>
        <w:t>represents</w:t>
      </w:r>
      <w:r>
        <w:rPr>
          <w:spacing w:val="1"/>
        </w:rPr>
        <w:t xml:space="preserve"> </w:t>
      </w:r>
      <w:r>
        <w:rPr>
          <w:spacing w:val="-1"/>
        </w:rPr>
        <w:t>the</w:t>
      </w:r>
      <w:r>
        <w:rPr>
          <w:spacing w:val="1"/>
        </w:rPr>
        <w:t xml:space="preserve"> </w:t>
      </w:r>
      <w:r>
        <w:t>City's trust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you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your empowerment</w:t>
      </w:r>
      <w:r>
        <w:rPr>
          <w:spacing w:val="-1"/>
        </w:rPr>
        <w:t xml:space="preserve"> </w:t>
      </w:r>
      <w:r>
        <w:rPr>
          <w:spacing w:val="1"/>
        </w:rPr>
        <w:t>as</w:t>
      </w:r>
      <w:r>
        <w:rPr>
          <w:spacing w:val="-1"/>
        </w:rPr>
        <w:t xml:space="preserve"> </w:t>
      </w:r>
      <w:r>
        <w:rPr>
          <w:rFonts w:hAnsi="Arial" w:cs="Arial"/>
        </w:rPr>
        <w:t>a</w:t>
      </w:r>
      <w:r w:rsidR="00C45413">
        <w:rPr>
          <w:rFonts w:hAnsi="Arial" w:cs="Arial"/>
        </w:rPr>
        <w:t xml:space="preserve"> </w:t>
      </w:r>
      <w:r>
        <w:t>responsible</w:t>
      </w:r>
      <w:r>
        <w:rPr>
          <w:spacing w:val="1"/>
        </w:rPr>
        <w:t xml:space="preserve"> </w:t>
      </w:r>
      <w:r>
        <w:t>employee</w:t>
      </w:r>
      <w:r>
        <w:rPr>
          <w:spacing w:val="-1"/>
        </w:rPr>
        <w:t xml:space="preserve"> </w:t>
      </w:r>
      <w:r>
        <w:rPr>
          <w:spacing w:val="1"/>
        </w:rPr>
        <w:t>of</w:t>
      </w:r>
      <w:r>
        <w:t xml:space="preserve"> the</w:t>
      </w:r>
      <w:r>
        <w:rPr>
          <w:spacing w:val="1"/>
        </w:rPr>
        <w:t xml:space="preserve"> </w:t>
      </w:r>
      <w:r>
        <w:t xml:space="preserve">City </w:t>
      </w:r>
      <w:r>
        <w:rPr>
          <w:spacing w:val="-1"/>
        </w:rPr>
        <w:t>of</w:t>
      </w:r>
      <w:r>
        <w:rPr>
          <w:spacing w:val="2"/>
        </w:rPr>
        <w:t xml:space="preserve"> </w:t>
      </w:r>
      <w:r>
        <w:rPr>
          <w:spacing w:val="-1"/>
        </w:rPr>
        <w:t>Palm</w:t>
      </w:r>
      <w:r>
        <w:rPr>
          <w:spacing w:val="2"/>
        </w:rPr>
        <w:t xml:space="preserve"> </w:t>
      </w:r>
      <w:r>
        <w:t xml:space="preserve">Springs </w:t>
      </w:r>
      <w:r>
        <w:rPr>
          <w:spacing w:val="-1"/>
        </w:rPr>
        <w:t>to</w:t>
      </w:r>
      <w:r>
        <w:rPr>
          <w:spacing w:val="2"/>
        </w:rPr>
        <w:t xml:space="preserve"> </w:t>
      </w:r>
      <w:r>
        <w:t>safeguard</w:t>
      </w:r>
      <w:r>
        <w:rPr>
          <w:spacing w:val="-2"/>
        </w:rPr>
        <w:t xml:space="preserve"> </w:t>
      </w:r>
      <w:r>
        <w:rPr>
          <w:spacing w:val="1"/>
        </w:rPr>
        <w:t>and</w:t>
      </w:r>
      <w:r>
        <w:rPr>
          <w:spacing w:val="-2"/>
        </w:rPr>
        <w:t xml:space="preserve"> </w:t>
      </w:r>
      <w:r>
        <w:t>protect</w:t>
      </w:r>
      <w:r>
        <w:rPr>
          <w:spacing w:val="1"/>
        </w:rPr>
        <w:t xml:space="preserve"> </w:t>
      </w:r>
      <w:r>
        <w:rPr>
          <w:spacing w:val="-1"/>
        </w:rPr>
        <w:t>the</w:t>
      </w:r>
      <w:r>
        <w:rPr>
          <w:spacing w:val="1"/>
        </w:rPr>
        <w:t xml:space="preserve"> </w:t>
      </w:r>
      <w:r>
        <w:rPr>
          <w:rFonts w:hAnsi="Arial" w:cs="Arial"/>
        </w:rPr>
        <w:t>City's</w:t>
      </w:r>
      <w:r w:rsidR="00C45413">
        <w:rPr>
          <w:rFonts w:hAnsi="Arial" w:cs="Arial"/>
        </w:rPr>
        <w:t xml:space="preserve"> </w:t>
      </w:r>
      <w:r>
        <w:t>assets.</w:t>
      </w:r>
      <w:r>
        <w:rPr>
          <w:spacing w:val="-1"/>
        </w:rPr>
        <w:t xml:space="preserve"> </w:t>
      </w:r>
      <w:r>
        <w:t>As a</w:t>
      </w:r>
      <w:r>
        <w:rPr>
          <w:spacing w:val="1"/>
        </w:rPr>
        <w:t xml:space="preserve"> </w:t>
      </w:r>
      <w:r>
        <w:t>cardholder, you assume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responsibility</w:t>
      </w:r>
      <w:r>
        <w:rPr>
          <w:spacing w:val="1"/>
        </w:rPr>
        <w:t xml:space="preserve"> for</w:t>
      </w:r>
      <w:r>
        <w:rPr>
          <w:spacing w:val="-1"/>
        </w:rPr>
        <w:t xml:space="preserve"> the</w:t>
      </w:r>
      <w:r>
        <w:t xml:space="preserve"> protection</w:t>
      </w:r>
      <w:r>
        <w:rPr>
          <w:spacing w:val="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 xml:space="preserve">proper </w:t>
      </w:r>
      <w:r>
        <w:rPr>
          <w:rFonts w:hAnsi="Arial" w:cs="Arial"/>
        </w:rPr>
        <w:t>use</w:t>
      </w:r>
      <w:r w:rsidR="00C45413">
        <w:rPr>
          <w:rFonts w:hAnsi="Arial" w:cs="Arial"/>
        </w:rPr>
        <w:t xml:space="preserve"> </w:t>
      </w:r>
      <w:r>
        <w:rPr>
          <w:spacing w:val="1"/>
        </w:rPr>
        <w:t>of</w:t>
      </w:r>
      <w:r>
        <w:t xml:space="preserve"> the</w:t>
      </w:r>
      <w:r>
        <w:rPr>
          <w:spacing w:val="1"/>
        </w:rPr>
        <w:t xml:space="preserve"> </w:t>
      </w:r>
      <w:r>
        <w:t>Procurement</w:t>
      </w:r>
      <w:r>
        <w:rPr>
          <w:spacing w:val="-2"/>
        </w:rPr>
        <w:t xml:space="preserve"> </w:t>
      </w:r>
      <w:r>
        <w:t>Card.</w:t>
      </w:r>
      <w:r>
        <w:rPr>
          <w:spacing w:val="1"/>
        </w:rPr>
        <w:t xml:space="preserve"> </w:t>
      </w:r>
      <w:r>
        <w:t>Procurement</w:t>
      </w:r>
      <w:r>
        <w:rPr>
          <w:spacing w:val="1"/>
        </w:rPr>
        <w:t xml:space="preserve"> </w:t>
      </w:r>
      <w:r>
        <w:t>Cards</w:t>
      </w:r>
      <w:r>
        <w:rPr>
          <w:spacing w:val="-2"/>
        </w:rPr>
        <w:t xml:space="preserve"> </w:t>
      </w:r>
      <w:r>
        <w:rPr>
          <w:spacing w:val="1"/>
        </w:rPr>
        <w:t>are</w:t>
      </w:r>
      <w:r>
        <w:rPr>
          <w:spacing w:val="-1"/>
        </w:rPr>
        <w:t xml:space="preserve"> </w:t>
      </w:r>
      <w:r>
        <w:t>issued</w:t>
      </w:r>
      <w:r>
        <w:rPr>
          <w:spacing w:val="1"/>
        </w:rPr>
        <w:t xml:space="preserve"> </w:t>
      </w:r>
      <w:r>
        <w:t>only to</w:t>
      </w:r>
      <w:r>
        <w:rPr>
          <w:spacing w:val="-1"/>
        </w:rPr>
        <w:t xml:space="preserve"> those</w:t>
      </w:r>
      <w:r>
        <w:rPr>
          <w:spacing w:val="1"/>
        </w:rPr>
        <w:t xml:space="preserve"> </w:t>
      </w:r>
      <w:r>
        <w:t xml:space="preserve">who </w:t>
      </w:r>
      <w:r>
        <w:rPr>
          <w:spacing w:val="-2"/>
        </w:rPr>
        <w:t>in</w:t>
      </w:r>
      <w:r>
        <w:rPr>
          <w:spacing w:val="3"/>
        </w:rPr>
        <w:t xml:space="preserve"> </w:t>
      </w:r>
      <w:r>
        <w:rPr>
          <w:rFonts w:hAnsi="Arial" w:cs="Arial"/>
        </w:rPr>
        <w:t>the</w:t>
      </w:r>
      <w:r w:rsidR="00C45413">
        <w:rPr>
          <w:rFonts w:hAnsi="Arial" w:cs="Arial"/>
        </w:rPr>
        <w:t xml:space="preserve"> </w:t>
      </w:r>
      <w:r>
        <w:t>performance</w:t>
      </w:r>
      <w:r>
        <w:rPr>
          <w:spacing w:val="1"/>
        </w:rPr>
        <w:t xml:space="preserve"> of</w:t>
      </w:r>
      <w:r>
        <w:rPr>
          <w:spacing w:val="-3"/>
        </w:rPr>
        <w:t xml:space="preserve"> </w:t>
      </w:r>
      <w:r>
        <w:t>their</w:t>
      </w:r>
      <w:r>
        <w:rPr>
          <w:spacing w:val="-1"/>
        </w:rPr>
        <w:t xml:space="preserve"> </w:t>
      </w:r>
      <w:r>
        <w:t xml:space="preserve">official City </w:t>
      </w:r>
      <w:r>
        <w:rPr>
          <w:spacing w:val="1"/>
        </w:rPr>
        <w:t>duties</w:t>
      </w:r>
      <w:r>
        <w:t xml:space="preserve"> warrant</w:t>
      </w:r>
      <w:r>
        <w:rPr>
          <w:spacing w:val="1"/>
        </w:rPr>
        <w:t xml:space="preserve"> </w:t>
      </w:r>
      <w:r>
        <w:t>having</w:t>
      </w:r>
      <w:r>
        <w:rPr>
          <w:spacing w:val="-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card.</w:t>
      </w:r>
      <w:r>
        <w:rPr>
          <w:spacing w:val="1"/>
        </w:rPr>
        <w:t xml:space="preserve"> </w:t>
      </w:r>
      <w:r>
        <w:t>Possession</w:t>
      </w:r>
      <w:r>
        <w:rPr>
          <w:spacing w:val="-1"/>
        </w:rPr>
        <w:t xml:space="preserve"> </w:t>
      </w:r>
      <w:r>
        <w:rPr>
          <w:spacing w:val="1"/>
        </w:rPr>
        <w:t>of</w:t>
      </w:r>
      <w:r>
        <w:t xml:space="preserve"> a</w:t>
      </w:r>
      <w:r>
        <w:rPr>
          <w:spacing w:val="-1"/>
        </w:rPr>
        <w:t xml:space="preserve"> </w:t>
      </w:r>
      <w:r>
        <w:rPr>
          <w:spacing w:val="2"/>
        </w:rPr>
        <w:t>P-Card</w:t>
      </w:r>
      <w:r>
        <w:rPr>
          <w:spacing w:val="-1"/>
        </w:rPr>
        <w:t xml:space="preserve"> </w:t>
      </w:r>
      <w:r>
        <w:rPr>
          <w:rFonts w:hAnsi="Arial" w:cs="Arial"/>
        </w:rPr>
        <w:t>is</w:t>
      </w:r>
      <w:r w:rsidR="00C45413">
        <w:rPr>
          <w:rFonts w:hAnsi="Arial" w:cs="Arial"/>
        </w:rPr>
        <w:t xml:space="preserve"> </w:t>
      </w:r>
      <w:r>
        <w:rPr>
          <w:spacing w:val="1"/>
        </w:rPr>
        <w:t>not</w:t>
      </w:r>
      <w:r>
        <w:rPr>
          <w:spacing w:val="-2"/>
        </w:rPr>
        <w:t xml:space="preserve"> </w:t>
      </w:r>
      <w:r>
        <w:rPr>
          <w:spacing w:val="1"/>
        </w:rPr>
        <w:t>an</w:t>
      </w:r>
      <w:r>
        <w:rPr>
          <w:spacing w:val="-2"/>
        </w:rPr>
        <w:t xml:space="preserve"> </w:t>
      </w:r>
      <w:r>
        <w:t>employee</w:t>
      </w:r>
      <w:r>
        <w:rPr>
          <w:spacing w:val="1"/>
        </w:rPr>
        <w:t xml:space="preserve"> </w:t>
      </w:r>
      <w:r>
        <w:t>right</w:t>
      </w:r>
      <w:r>
        <w:rPr>
          <w:spacing w:val="-2"/>
        </w:rPr>
        <w:t xml:space="preserve"> </w:t>
      </w:r>
      <w:r>
        <w:rPr>
          <w:spacing w:val="1"/>
        </w:rPr>
        <w:t>and</w:t>
      </w:r>
      <w:r>
        <w:t xml:space="preserve"> is</w:t>
      </w:r>
      <w:r>
        <w:rPr>
          <w:spacing w:val="-2"/>
        </w:rPr>
        <w:t xml:space="preserve"> </w:t>
      </w:r>
      <w:r>
        <w:rPr>
          <w:spacing w:val="1"/>
        </w:rPr>
        <w:t>not</w:t>
      </w:r>
      <w:r>
        <w:rPr>
          <w:spacing w:val="-3"/>
        </w:rPr>
        <w:t xml:space="preserve"> </w:t>
      </w:r>
      <w:r>
        <w:t>based</w:t>
      </w:r>
      <w:r>
        <w:rPr>
          <w:spacing w:val="-1"/>
        </w:rPr>
        <w:t xml:space="preserve"> </w:t>
      </w:r>
      <w:r>
        <w:rPr>
          <w:spacing w:val="1"/>
        </w:rPr>
        <w:t>on</w:t>
      </w:r>
      <w:r>
        <w:t xml:space="preserve"> </w:t>
      </w:r>
      <w:r>
        <w:rPr>
          <w:spacing w:val="-1"/>
        </w:rPr>
        <w:t>job</w:t>
      </w:r>
      <w:r>
        <w:rPr>
          <w:spacing w:val="1"/>
        </w:rPr>
        <w:t xml:space="preserve"> </w:t>
      </w:r>
      <w:r>
        <w:t>title,</w:t>
      </w:r>
      <w:r>
        <w:rPr>
          <w:spacing w:val="1"/>
        </w:rPr>
        <w:t xml:space="preserve"> </w:t>
      </w:r>
      <w:r>
        <w:t>rank,</w:t>
      </w:r>
      <w:r>
        <w:rPr>
          <w:spacing w:val="-1"/>
        </w:rPr>
        <w:t xml:space="preserve"> </w:t>
      </w:r>
      <w:r>
        <w:rPr>
          <w:spacing w:val="1"/>
        </w:rPr>
        <w:t>or</w:t>
      </w:r>
      <w:r>
        <w:rPr>
          <w:spacing w:val="-1"/>
        </w:rPr>
        <w:t xml:space="preserve"> </w:t>
      </w:r>
      <w:r>
        <w:t>seniority.</w:t>
      </w:r>
    </w:p>
    <w:p w14:paraId="78D8E4FA" w14:textId="7EDBB34D" w:rsidR="00C841BD" w:rsidRDefault="00B218E9" w:rsidP="00F672BA">
      <w:pPr>
        <w:pStyle w:val="PCardParagraph"/>
      </w:pPr>
      <w:r>
        <w:t>These</w:t>
      </w:r>
      <w:r>
        <w:rPr>
          <w:spacing w:val="-1"/>
        </w:rPr>
        <w:t xml:space="preserve"> </w:t>
      </w:r>
      <w:r>
        <w:t>Policies</w:t>
      </w:r>
      <w:r>
        <w:rPr>
          <w:spacing w:val="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 xml:space="preserve">Procedures are instructions </w:t>
      </w:r>
      <w:r>
        <w:rPr>
          <w:spacing w:val="1"/>
        </w:rPr>
        <w:t>on</w:t>
      </w:r>
      <w:r>
        <w:rPr>
          <w:spacing w:val="-3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 xml:space="preserve">proper </w:t>
      </w:r>
      <w:r>
        <w:rPr>
          <w:spacing w:val="-1"/>
        </w:rPr>
        <w:t>use</w:t>
      </w:r>
      <w:r>
        <w:rPr>
          <w:spacing w:val="2"/>
        </w:rPr>
        <w:t xml:space="preserve"> </w:t>
      </w:r>
      <w:r>
        <w:rPr>
          <w:spacing w:val="-1"/>
        </w:rPr>
        <w:t>of</w:t>
      </w:r>
      <w:r>
        <w:rPr>
          <w:spacing w:val="2"/>
        </w:rPr>
        <w:t xml:space="preserve"> </w:t>
      </w:r>
      <w:r>
        <w:rPr>
          <w:spacing w:val="1"/>
        </w:rPr>
        <w:t>the</w:t>
      </w:r>
      <w:r>
        <w:rPr>
          <w:spacing w:val="-2"/>
        </w:rPr>
        <w:t xml:space="preserve"> </w:t>
      </w:r>
      <w:r>
        <w:t xml:space="preserve">City </w:t>
      </w:r>
      <w:r>
        <w:rPr>
          <w:spacing w:val="1"/>
        </w:rPr>
        <w:t>of</w:t>
      </w:r>
      <w:r>
        <w:rPr>
          <w:spacing w:val="-3"/>
        </w:rPr>
        <w:t xml:space="preserve"> </w:t>
      </w:r>
      <w:r>
        <w:rPr>
          <w:rFonts w:hAnsi="Arial" w:cs="Arial"/>
          <w:spacing w:val="-1"/>
        </w:rPr>
        <w:t>Palm</w:t>
      </w:r>
      <w:r w:rsidR="00C45413">
        <w:rPr>
          <w:rFonts w:hAnsi="Arial" w:cs="Arial"/>
          <w:spacing w:val="-1"/>
        </w:rPr>
        <w:t xml:space="preserve"> </w:t>
      </w:r>
      <w:r>
        <w:t>Springs Procurement</w:t>
      </w:r>
      <w:r>
        <w:rPr>
          <w:spacing w:val="-1"/>
        </w:rPr>
        <w:t xml:space="preserve"> </w:t>
      </w:r>
      <w:r>
        <w:t>Card</w:t>
      </w:r>
      <w:r>
        <w:rPr>
          <w:spacing w:val="1"/>
        </w:rPr>
        <w:t xml:space="preserve"> for</w:t>
      </w:r>
      <w:r>
        <w:rPr>
          <w:spacing w:val="-1"/>
        </w:rPr>
        <w:t xml:space="preserve"> </w:t>
      </w:r>
      <w:r>
        <w:t xml:space="preserve">purchases </w:t>
      </w:r>
      <w:r>
        <w:rPr>
          <w:spacing w:val="1"/>
        </w:rPr>
        <w:t>of</w:t>
      </w:r>
      <w:r>
        <w:rPr>
          <w:spacing w:val="-5"/>
        </w:rPr>
        <w:t xml:space="preserve"> </w:t>
      </w:r>
      <w:r>
        <w:t>supplies,</w:t>
      </w:r>
      <w:r>
        <w:rPr>
          <w:spacing w:val="-2"/>
        </w:rPr>
        <w:t xml:space="preserve"> </w:t>
      </w:r>
      <w:r>
        <w:t>materials and</w:t>
      </w:r>
      <w:r>
        <w:rPr>
          <w:spacing w:val="-1"/>
        </w:rPr>
        <w:t xml:space="preserve"> </w:t>
      </w:r>
      <w:r>
        <w:t>equipment</w:t>
      </w:r>
      <w:r>
        <w:rPr>
          <w:spacing w:val="-1"/>
        </w:rPr>
        <w:t xml:space="preserve"> </w:t>
      </w:r>
      <w:r>
        <w:rPr>
          <w:spacing w:val="1"/>
        </w:rPr>
        <w:t>not</w:t>
      </w:r>
      <w:r>
        <w:rPr>
          <w:spacing w:val="-3"/>
        </w:rPr>
        <w:t xml:space="preserve"> </w:t>
      </w:r>
      <w:r>
        <w:rPr>
          <w:rFonts w:hAnsi="Arial" w:cs="Arial"/>
          <w:spacing w:val="1"/>
        </w:rPr>
        <w:t>to</w:t>
      </w:r>
      <w:r w:rsidR="00C45413">
        <w:rPr>
          <w:rFonts w:hAnsi="Arial" w:cs="Arial"/>
          <w:spacing w:val="1"/>
        </w:rPr>
        <w:t xml:space="preserve"> </w:t>
      </w:r>
      <w:r>
        <w:t>exceed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limits</w:t>
      </w:r>
      <w:r>
        <w:rPr>
          <w:spacing w:val="-2"/>
        </w:rPr>
        <w:t xml:space="preserve"> </w:t>
      </w:r>
      <w:r>
        <w:t>established</w:t>
      </w:r>
      <w:r>
        <w:rPr>
          <w:spacing w:val="1"/>
        </w:rPr>
        <w:t xml:space="preserve"> </w:t>
      </w:r>
      <w:r>
        <w:t>for your card.</w:t>
      </w:r>
      <w:r>
        <w:rPr>
          <w:spacing w:val="1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 xml:space="preserve">limits </w:t>
      </w:r>
      <w:r>
        <w:rPr>
          <w:spacing w:val="1"/>
        </w:rPr>
        <w:t>are</w:t>
      </w:r>
      <w:r>
        <w:rPr>
          <w:spacing w:val="-1"/>
        </w:rPr>
        <w:t xml:space="preserve"> </w:t>
      </w:r>
      <w:r>
        <w:t>subject</w:t>
      </w:r>
      <w:r>
        <w:rPr>
          <w:spacing w:val="-1"/>
        </w:rPr>
        <w:t xml:space="preserve"> </w:t>
      </w:r>
      <w:r>
        <w:rPr>
          <w:spacing w:val="1"/>
        </w:rPr>
        <w:t>to</w:t>
      </w:r>
      <w:r>
        <w:rPr>
          <w:spacing w:val="-2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final</w:t>
      </w:r>
      <w:r>
        <w:rPr>
          <w:spacing w:val="-3"/>
        </w:rPr>
        <w:t xml:space="preserve"> </w:t>
      </w:r>
      <w:r>
        <w:rPr>
          <w:spacing w:val="1"/>
        </w:rPr>
        <w:t>approval</w:t>
      </w:r>
      <w:r>
        <w:rPr>
          <w:spacing w:val="-1"/>
        </w:rPr>
        <w:t xml:space="preserve"> </w:t>
      </w:r>
      <w:r>
        <w:rPr>
          <w:rFonts w:hAnsi="Arial" w:cs="Arial"/>
          <w:spacing w:val="-1"/>
        </w:rPr>
        <w:t>of</w:t>
      </w:r>
      <w:r w:rsidR="00C45413">
        <w:rPr>
          <w:rFonts w:hAnsi="Arial" w:cs="Arial"/>
          <w:spacing w:val="-1"/>
        </w:rPr>
        <w:t xml:space="preserve"> </w:t>
      </w:r>
      <w:r>
        <w:rPr>
          <w:spacing w:val="1"/>
        </w:rPr>
        <w:t>the</w:t>
      </w:r>
      <w:r>
        <w:t xml:space="preserve"> Procurement</w:t>
      </w:r>
      <w:r>
        <w:rPr>
          <w:spacing w:val="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Contracting</w:t>
      </w:r>
      <w:r>
        <w:rPr>
          <w:spacing w:val="1"/>
        </w:rPr>
        <w:t xml:space="preserve"> </w:t>
      </w:r>
      <w:r>
        <w:t>Manager</w:t>
      </w:r>
      <w:r>
        <w:rPr>
          <w:spacing w:val="-3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Finance</w:t>
      </w:r>
      <w:r>
        <w:rPr>
          <w:spacing w:val="1"/>
        </w:rPr>
        <w:t xml:space="preserve"> </w:t>
      </w:r>
      <w:r>
        <w:t>Director, and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 xml:space="preserve">City </w:t>
      </w:r>
      <w:r>
        <w:rPr>
          <w:rFonts w:hAnsi="Arial" w:cs="Arial"/>
        </w:rPr>
        <w:t>Manager</w:t>
      </w:r>
      <w:r w:rsidR="00C45413">
        <w:rPr>
          <w:rFonts w:hAnsi="Arial" w:cs="Arial"/>
        </w:rPr>
        <w:t xml:space="preserve"> </w:t>
      </w:r>
      <w:r>
        <w:t>if necessary.</w:t>
      </w:r>
    </w:p>
    <w:p w14:paraId="33D54900" w14:textId="77777777" w:rsidR="00C841BD" w:rsidRDefault="00B218E9" w:rsidP="008E0796">
      <w:pPr>
        <w:spacing w:before="297" w:after="0" w:line="324" w:lineRule="exact"/>
        <w:jc w:val="left"/>
        <w:rPr>
          <w:rFonts w:ascii="Arial"/>
          <w:b/>
          <w:color w:val="000000"/>
          <w:sz w:val="28"/>
        </w:rPr>
      </w:pPr>
      <w:r>
        <w:rPr>
          <w:rFonts w:ascii="Arial"/>
          <w:b/>
          <w:color w:val="1F3864"/>
          <w:sz w:val="28"/>
        </w:rPr>
        <w:t>2. OBJECTIVES</w:t>
      </w:r>
    </w:p>
    <w:p w14:paraId="185E5A59" w14:textId="77777777" w:rsidR="00C841BD" w:rsidRDefault="00B218E9" w:rsidP="008E0796">
      <w:pPr>
        <w:spacing w:before="119" w:after="0" w:line="278" w:lineRule="exact"/>
        <w:jc w:val="left"/>
        <w:rPr>
          <w:rFonts w:ascii="Arial"/>
          <w:color w:val="000000"/>
          <w:sz w:val="24"/>
        </w:rPr>
      </w:pPr>
      <w:r>
        <w:rPr>
          <w:rFonts w:ascii="Arial"/>
          <w:color w:val="000000"/>
          <w:sz w:val="24"/>
        </w:rPr>
        <w:t>By using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Procurement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Cards instead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of</w:t>
      </w:r>
      <w:r>
        <w:rPr>
          <w:rFonts w:ascii="Arial"/>
          <w:color w:val="000000"/>
          <w:sz w:val="24"/>
        </w:rPr>
        <w:t xml:space="preserve"> other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z w:val="24"/>
        </w:rPr>
        <w:t>payment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options,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the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City</w:t>
      </w:r>
      <w:r>
        <w:rPr>
          <w:rFonts w:ascii="Arial"/>
          <w:color w:val="000000"/>
          <w:spacing w:val="1"/>
          <w:sz w:val="24"/>
        </w:rPr>
        <w:t xml:space="preserve"> aims</w:t>
      </w:r>
      <w:r>
        <w:rPr>
          <w:rFonts w:ascii="Arial"/>
          <w:color w:val="000000"/>
          <w:sz w:val="24"/>
        </w:rPr>
        <w:t xml:space="preserve"> to:</w:t>
      </w:r>
    </w:p>
    <w:p w14:paraId="76BCB789" w14:textId="34D0907B" w:rsidR="00C841BD" w:rsidRPr="00C45413" w:rsidRDefault="00B218E9" w:rsidP="00F672BA">
      <w:pPr>
        <w:pStyle w:val="PCardParagraph"/>
        <w:numPr>
          <w:ilvl w:val="0"/>
          <w:numId w:val="24"/>
        </w:numPr>
      </w:pPr>
      <w:r w:rsidRPr="00C45413">
        <w:t>Reduce</w:t>
      </w:r>
      <w:r w:rsidRPr="00C45413">
        <w:rPr>
          <w:spacing w:val="-2"/>
        </w:rPr>
        <w:t xml:space="preserve"> </w:t>
      </w:r>
      <w:r w:rsidRPr="00C45413">
        <w:t>procurement</w:t>
      </w:r>
      <w:r w:rsidRPr="00C45413">
        <w:rPr>
          <w:spacing w:val="-1"/>
        </w:rPr>
        <w:t xml:space="preserve"> </w:t>
      </w:r>
      <w:r w:rsidRPr="00C45413">
        <w:t>and</w:t>
      </w:r>
      <w:r w:rsidRPr="00C45413">
        <w:rPr>
          <w:spacing w:val="1"/>
        </w:rPr>
        <w:t xml:space="preserve"> </w:t>
      </w:r>
      <w:r w:rsidRPr="00C45413">
        <w:t>payment</w:t>
      </w:r>
      <w:r w:rsidRPr="00C45413">
        <w:rPr>
          <w:spacing w:val="-2"/>
        </w:rPr>
        <w:t xml:space="preserve"> </w:t>
      </w:r>
      <w:r w:rsidRPr="00C45413">
        <w:t>processing</w:t>
      </w:r>
      <w:r w:rsidRPr="00C45413">
        <w:rPr>
          <w:spacing w:val="1"/>
        </w:rPr>
        <w:t xml:space="preserve"> </w:t>
      </w:r>
      <w:r w:rsidRPr="00C45413">
        <w:t>costs</w:t>
      </w:r>
      <w:r w:rsidRPr="00C45413">
        <w:rPr>
          <w:spacing w:val="-2"/>
        </w:rPr>
        <w:t xml:space="preserve"> </w:t>
      </w:r>
      <w:r w:rsidRPr="00C45413">
        <w:rPr>
          <w:spacing w:val="1"/>
        </w:rPr>
        <w:t>for</w:t>
      </w:r>
      <w:r w:rsidRPr="00C45413">
        <w:rPr>
          <w:spacing w:val="-1"/>
        </w:rPr>
        <w:t xml:space="preserve"> </w:t>
      </w:r>
      <w:r w:rsidRPr="00C45413">
        <w:t>low dollar expenditures.</w:t>
      </w:r>
    </w:p>
    <w:p w14:paraId="40D9ED3E" w14:textId="4EE7D8EE" w:rsidR="00C841BD" w:rsidRPr="00C45413" w:rsidRDefault="00B218E9" w:rsidP="00F672BA">
      <w:pPr>
        <w:pStyle w:val="PCardParagraph"/>
        <w:numPr>
          <w:ilvl w:val="0"/>
          <w:numId w:val="24"/>
        </w:numPr>
      </w:pPr>
      <w:r w:rsidRPr="00C45413">
        <w:t>Improve</w:t>
      </w:r>
      <w:r w:rsidRPr="00C45413">
        <w:rPr>
          <w:spacing w:val="1"/>
        </w:rPr>
        <w:t xml:space="preserve"> </w:t>
      </w:r>
      <w:r w:rsidRPr="00C45413">
        <w:t xml:space="preserve">vendor relations </w:t>
      </w:r>
      <w:r w:rsidRPr="00C45413">
        <w:rPr>
          <w:spacing w:val="1"/>
        </w:rPr>
        <w:t>by</w:t>
      </w:r>
      <w:r w:rsidRPr="00C45413">
        <w:rPr>
          <w:spacing w:val="-3"/>
        </w:rPr>
        <w:t xml:space="preserve"> </w:t>
      </w:r>
      <w:r w:rsidRPr="00C45413">
        <w:t>making</w:t>
      </w:r>
      <w:r w:rsidRPr="00C45413">
        <w:rPr>
          <w:spacing w:val="1"/>
        </w:rPr>
        <w:t xml:space="preserve"> </w:t>
      </w:r>
      <w:r w:rsidRPr="00C45413">
        <w:rPr>
          <w:rFonts w:hAnsi="Arial" w:cs="Arial"/>
        </w:rPr>
        <w:t>“doing</w:t>
      </w:r>
      <w:r w:rsidRPr="00C45413">
        <w:rPr>
          <w:spacing w:val="-1"/>
        </w:rPr>
        <w:t xml:space="preserve"> </w:t>
      </w:r>
      <w:r w:rsidRPr="00C45413">
        <w:rPr>
          <w:rFonts w:hAnsi="Arial" w:cs="Arial"/>
        </w:rPr>
        <w:t>business”</w:t>
      </w:r>
      <w:r w:rsidRPr="00C45413">
        <w:t xml:space="preserve"> with</w:t>
      </w:r>
      <w:r w:rsidRPr="00C45413">
        <w:rPr>
          <w:spacing w:val="1"/>
        </w:rPr>
        <w:t xml:space="preserve"> </w:t>
      </w:r>
      <w:r w:rsidRPr="00C45413">
        <w:t>the</w:t>
      </w:r>
      <w:r w:rsidRPr="00C45413">
        <w:rPr>
          <w:spacing w:val="1"/>
        </w:rPr>
        <w:t xml:space="preserve"> </w:t>
      </w:r>
      <w:r w:rsidRPr="00C45413">
        <w:t>City</w:t>
      </w:r>
      <w:r w:rsidRPr="00C45413">
        <w:rPr>
          <w:spacing w:val="-2"/>
        </w:rPr>
        <w:t xml:space="preserve"> </w:t>
      </w:r>
      <w:r w:rsidRPr="00C45413">
        <w:t xml:space="preserve">easier, </w:t>
      </w:r>
      <w:r w:rsidRPr="00C45413">
        <w:rPr>
          <w:rFonts w:hAnsi="Arial" w:cs="Arial"/>
        </w:rPr>
        <w:t>and</w:t>
      </w:r>
      <w:r w:rsidRPr="00C45413">
        <w:rPr>
          <w:spacing w:val="293"/>
        </w:rPr>
        <w:t xml:space="preserve"> </w:t>
      </w:r>
      <w:r w:rsidRPr="00C45413">
        <w:t>encourage</w:t>
      </w:r>
      <w:r w:rsidRPr="00C45413">
        <w:rPr>
          <w:spacing w:val="-2"/>
        </w:rPr>
        <w:t xml:space="preserve"> </w:t>
      </w:r>
      <w:r w:rsidRPr="00C45413">
        <w:t>utilizing</w:t>
      </w:r>
      <w:r w:rsidRPr="00C45413">
        <w:rPr>
          <w:spacing w:val="1"/>
        </w:rPr>
        <w:t xml:space="preserve"> </w:t>
      </w:r>
      <w:r w:rsidRPr="00C45413">
        <w:t>local Coachella</w:t>
      </w:r>
      <w:r w:rsidRPr="00C45413">
        <w:rPr>
          <w:spacing w:val="1"/>
        </w:rPr>
        <w:t xml:space="preserve"> </w:t>
      </w:r>
      <w:r w:rsidRPr="00C45413">
        <w:t xml:space="preserve">Valley vendors </w:t>
      </w:r>
      <w:r w:rsidRPr="00C45413">
        <w:rPr>
          <w:spacing w:val="-1"/>
        </w:rPr>
        <w:t>for</w:t>
      </w:r>
      <w:r w:rsidRPr="00C45413">
        <w:rPr>
          <w:spacing w:val="1"/>
        </w:rPr>
        <w:t xml:space="preserve"> </w:t>
      </w:r>
      <w:r w:rsidRPr="00C45413">
        <w:t>transactions</w:t>
      </w:r>
      <w:r w:rsidRPr="00C45413">
        <w:rPr>
          <w:spacing w:val="-4"/>
        </w:rPr>
        <w:t xml:space="preserve"> </w:t>
      </w:r>
      <w:r w:rsidRPr="00C45413">
        <w:rPr>
          <w:spacing w:val="1"/>
        </w:rPr>
        <w:t>not</w:t>
      </w:r>
      <w:r w:rsidRPr="00C45413">
        <w:rPr>
          <w:spacing w:val="-2"/>
        </w:rPr>
        <w:t xml:space="preserve"> </w:t>
      </w:r>
      <w:r w:rsidRPr="00C45413">
        <w:rPr>
          <w:rFonts w:hAnsi="Arial" w:cs="Arial"/>
        </w:rPr>
        <w:t>otherwise</w:t>
      </w:r>
      <w:r w:rsidRPr="00C45413">
        <w:rPr>
          <w:spacing w:val="293"/>
        </w:rPr>
        <w:t xml:space="preserve"> </w:t>
      </w:r>
      <w:r w:rsidRPr="00C45413">
        <w:t>covered</w:t>
      </w:r>
      <w:r w:rsidRPr="00C45413">
        <w:rPr>
          <w:spacing w:val="1"/>
        </w:rPr>
        <w:t xml:space="preserve"> </w:t>
      </w:r>
      <w:r w:rsidRPr="00C45413">
        <w:rPr>
          <w:spacing w:val="-1"/>
        </w:rPr>
        <w:t>via</w:t>
      </w:r>
      <w:r w:rsidRPr="00C45413">
        <w:rPr>
          <w:spacing w:val="2"/>
        </w:rPr>
        <w:t xml:space="preserve"> </w:t>
      </w:r>
      <w:r w:rsidRPr="00C45413">
        <w:t>current</w:t>
      </w:r>
      <w:r w:rsidRPr="00C45413">
        <w:rPr>
          <w:spacing w:val="1"/>
        </w:rPr>
        <w:t xml:space="preserve"> </w:t>
      </w:r>
      <w:r w:rsidRPr="00C45413">
        <w:t>cooperative</w:t>
      </w:r>
      <w:r w:rsidRPr="00C45413">
        <w:rPr>
          <w:spacing w:val="1"/>
        </w:rPr>
        <w:t xml:space="preserve"> </w:t>
      </w:r>
      <w:r w:rsidRPr="00C45413">
        <w:t>contracts,</w:t>
      </w:r>
      <w:r w:rsidRPr="00C45413">
        <w:rPr>
          <w:spacing w:val="1"/>
        </w:rPr>
        <w:t xml:space="preserve"> </w:t>
      </w:r>
      <w:r w:rsidRPr="00C45413">
        <w:rPr>
          <w:spacing w:val="-1"/>
        </w:rPr>
        <w:t>RFQs,</w:t>
      </w:r>
      <w:r w:rsidRPr="00C45413">
        <w:rPr>
          <w:spacing w:val="1"/>
        </w:rPr>
        <w:t xml:space="preserve"> </w:t>
      </w:r>
      <w:r w:rsidRPr="00C45413">
        <w:t>IFBs,</w:t>
      </w:r>
      <w:r w:rsidRPr="00C45413">
        <w:rPr>
          <w:spacing w:val="-1"/>
        </w:rPr>
        <w:t xml:space="preserve"> </w:t>
      </w:r>
      <w:r w:rsidRPr="00C45413">
        <w:t>BPOs,</w:t>
      </w:r>
      <w:r w:rsidRPr="00C45413">
        <w:rPr>
          <w:spacing w:val="-2"/>
        </w:rPr>
        <w:t xml:space="preserve"> </w:t>
      </w:r>
      <w:r w:rsidRPr="00C45413">
        <w:t>etc.</w:t>
      </w:r>
    </w:p>
    <w:p w14:paraId="036F41B6" w14:textId="6DC5CA4E" w:rsidR="00C841BD" w:rsidRPr="00C45413" w:rsidRDefault="00B218E9" w:rsidP="00F672BA">
      <w:pPr>
        <w:pStyle w:val="PCardParagraph"/>
        <w:numPr>
          <w:ilvl w:val="0"/>
          <w:numId w:val="24"/>
        </w:numPr>
      </w:pPr>
      <w:r w:rsidRPr="00C45413">
        <w:t>Enhance</w:t>
      </w:r>
      <w:r w:rsidRPr="00C45413">
        <w:rPr>
          <w:spacing w:val="1"/>
        </w:rPr>
        <w:t xml:space="preserve"> </w:t>
      </w:r>
      <w:r w:rsidRPr="00C45413">
        <w:t>internal control and</w:t>
      </w:r>
      <w:r w:rsidRPr="00C45413">
        <w:rPr>
          <w:spacing w:val="1"/>
        </w:rPr>
        <w:t xml:space="preserve"> </w:t>
      </w:r>
      <w:r w:rsidRPr="00C45413">
        <w:t xml:space="preserve">accountability </w:t>
      </w:r>
      <w:r w:rsidRPr="00C45413">
        <w:rPr>
          <w:spacing w:val="-1"/>
        </w:rPr>
        <w:t>by</w:t>
      </w:r>
      <w:r w:rsidRPr="00C45413">
        <w:rPr>
          <w:spacing w:val="1"/>
        </w:rPr>
        <w:t xml:space="preserve"> </w:t>
      </w:r>
      <w:r w:rsidRPr="00C45413">
        <w:t>better identifying</w:t>
      </w:r>
      <w:r w:rsidRPr="00C45413">
        <w:rPr>
          <w:spacing w:val="-1"/>
        </w:rPr>
        <w:t xml:space="preserve"> </w:t>
      </w:r>
      <w:r w:rsidRPr="00C45413">
        <w:rPr>
          <w:rFonts w:hAnsi="Arial" w:cs="Arial"/>
        </w:rPr>
        <w:t>specific</w:t>
      </w:r>
      <w:r w:rsidR="00C45413" w:rsidRPr="00C45413">
        <w:rPr>
          <w:rFonts w:hAnsi="Arial" w:cs="Arial"/>
        </w:rPr>
        <w:t xml:space="preserve"> </w:t>
      </w:r>
      <w:r w:rsidRPr="00C45413">
        <w:t>employees</w:t>
      </w:r>
      <w:r w:rsidRPr="00C45413">
        <w:rPr>
          <w:spacing w:val="-3"/>
        </w:rPr>
        <w:t xml:space="preserve"> </w:t>
      </w:r>
      <w:r w:rsidRPr="00C45413">
        <w:t>making</w:t>
      </w:r>
      <w:r w:rsidRPr="00C45413">
        <w:rPr>
          <w:spacing w:val="-1"/>
        </w:rPr>
        <w:t xml:space="preserve"> </w:t>
      </w:r>
      <w:r w:rsidRPr="00C45413">
        <w:t>minor supply</w:t>
      </w:r>
      <w:r w:rsidRPr="00C45413">
        <w:rPr>
          <w:spacing w:val="-3"/>
        </w:rPr>
        <w:t xml:space="preserve"> </w:t>
      </w:r>
      <w:r w:rsidRPr="00C45413">
        <w:t>purchases</w:t>
      </w:r>
      <w:r w:rsidRPr="00C45413">
        <w:rPr>
          <w:spacing w:val="-2"/>
        </w:rPr>
        <w:t xml:space="preserve"> </w:t>
      </w:r>
      <w:r w:rsidRPr="00C45413">
        <w:rPr>
          <w:spacing w:val="-1"/>
        </w:rPr>
        <w:t>on</w:t>
      </w:r>
      <w:r w:rsidRPr="00C45413">
        <w:rPr>
          <w:spacing w:val="2"/>
        </w:rPr>
        <w:t xml:space="preserve"> </w:t>
      </w:r>
      <w:r w:rsidRPr="00C45413">
        <w:t>behalf</w:t>
      </w:r>
      <w:r w:rsidRPr="00C45413">
        <w:rPr>
          <w:spacing w:val="-2"/>
        </w:rPr>
        <w:t xml:space="preserve"> </w:t>
      </w:r>
      <w:r w:rsidRPr="00C45413">
        <w:rPr>
          <w:spacing w:val="1"/>
        </w:rPr>
        <w:t>of</w:t>
      </w:r>
      <w:r w:rsidRPr="00C45413">
        <w:t xml:space="preserve"> </w:t>
      </w:r>
      <w:r w:rsidRPr="00C45413">
        <w:rPr>
          <w:spacing w:val="-1"/>
        </w:rPr>
        <w:t>the</w:t>
      </w:r>
      <w:r w:rsidRPr="00C45413">
        <w:rPr>
          <w:spacing w:val="1"/>
        </w:rPr>
        <w:t xml:space="preserve"> </w:t>
      </w:r>
      <w:r w:rsidR="008E0796" w:rsidRPr="00C45413">
        <w:t>City and</w:t>
      </w:r>
      <w:r w:rsidRPr="00C45413">
        <w:rPr>
          <w:spacing w:val="1"/>
        </w:rPr>
        <w:t xml:space="preserve"> </w:t>
      </w:r>
      <w:r w:rsidRPr="00C45413">
        <w:rPr>
          <w:rFonts w:hAnsi="Arial" w:cs="Arial"/>
        </w:rPr>
        <w:t>improving</w:t>
      </w:r>
      <w:r w:rsidRPr="00C45413">
        <w:rPr>
          <w:spacing w:val="293"/>
        </w:rPr>
        <w:t xml:space="preserve"> </w:t>
      </w:r>
      <w:r w:rsidRPr="00C45413">
        <w:rPr>
          <w:spacing w:val="1"/>
        </w:rPr>
        <w:t>the</w:t>
      </w:r>
      <w:r w:rsidRPr="00C45413">
        <w:rPr>
          <w:spacing w:val="-2"/>
        </w:rPr>
        <w:t xml:space="preserve"> </w:t>
      </w:r>
      <w:r w:rsidRPr="00C45413">
        <w:t>accuracy</w:t>
      </w:r>
      <w:r w:rsidRPr="00C45413">
        <w:rPr>
          <w:spacing w:val="-2"/>
        </w:rPr>
        <w:t xml:space="preserve"> </w:t>
      </w:r>
      <w:r w:rsidRPr="00C45413">
        <w:rPr>
          <w:spacing w:val="1"/>
        </w:rPr>
        <w:t>of</w:t>
      </w:r>
      <w:r w:rsidRPr="00C45413">
        <w:t xml:space="preserve"> account</w:t>
      </w:r>
      <w:r w:rsidRPr="00C45413">
        <w:rPr>
          <w:spacing w:val="1"/>
        </w:rPr>
        <w:t xml:space="preserve"> </w:t>
      </w:r>
      <w:r w:rsidRPr="00C45413">
        <w:t>distributions</w:t>
      </w:r>
      <w:r w:rsidRPr="00C45413">
        <w:rPr>
          <w:spacing w:val="-2"/>
        </w:rPr>
        <w:t xml:space="preserve"> </w:t>
      </w:r>
      <w:r w:rsidRPr="00C45413">
        <w:t>between</w:t>
      </w:r>
      <w:r w:rsidRPr="00C45413">
        <w:rPr>
          <w:spacing w:val="1"/>
        </w:rPr>
        <w:t xml:space="preserve"> </w:t>
      </w:r>
      <w:r w:rsidRPr="00C45413">
        <w:t>programs</w:t>
      </w:r>
      <w:r w:rsidRPr="00C45413">
        <w:rPr>
          <w:spacing w:val="-2"/>
        </w:rPr>
        <w:t xml:space="preserve"> </w:t>
      </w:r>
      <w:r w:rsidRPr="00C45413">
        <w:t>and</w:t>
      </w:r>
      <w:r w:rsidRPr="00C45413">
        <w:rPr>
          <w:spacing w:val="1"/>
        </w:rPr>
        <w:t xml:space="preserve"> </w:t>
      </w:r>
      <w:r w:rsidRPr="00C45413">
        <w:t>projects.</w:t>
      </w:r>
    </w:p>
    <w:p w14:paraId="3DD0618D" w14:textId="05CF9370" w:rsidR="00C841BD" w:rsidRPr="00C45413" w:rsidRDefault="00B218E9" w:rsidP="00F672BA">
      <w:pPr>
        <w:pStyle w:val="PCardParagraph"/>
        <w:numPr>
          <w:ilvl w:val="0"/>
          <w:numId w:val="24"/>
        </w:numPr>
      </w:pPr>
      <w:r w:rsidRPr="00C45413">
        <w:t>Take</w:t>
      </w:r>
      <w:r w:rsidRPr="00C45413">
        <w:rPr>
          <w:spacing w:val="1"/>
        </w:rPr>
        <w:t xml:space="preserve"> </w:t>
      </w:r>
      <w:r w:rsidRPr="00C45413">
        <w:t>advantage</w:t>
      </w:r>
      <w:r w:rsidRPr="00C45413">
        <w:rPr>
          <w:spacing w:val="1"/>
        </w:rPr>
        <w:t xml:space="preserve"> </w:t>
      </w:r>
      <w:r w:rsidRPr="00C45413">
        <w:rPr>
          <w:spacing w:val="-1"/>
        </w:rPr>
        <w:t>of</w:t>
      </w:r>
      <w:r w:rsidRPr="00C45413">
        <w:rPr>
          <w:spacing w:val="2"/>
        </w:rPr>
        <w:t xml:space="preserve"> </w:t>
      </w:r>
      <w:r w:rsidRPr="00C45413">
        <w:t>cost-saving</w:t>
      </w:r>
      <w:r w:rsidRPr="00C45413">
        <w:rPr>
          <w:spacing w:val="1"/>
        </w:rPr>
        <w:t xml:space="preserve"> </w:t>
      </w:r>
      <w:r w:rsidRPr="00C45413">
        <w:t>opportunities</w:t>
      </w:r>
      <w:r w:rsidRPr="00C45413">
        <w:rPr>
          <w:spacing w:val="-2"/>
        </w:rPr>
        <w:t xml:space="preserve"> </w:t>
      </w:r>
      <w:r w:rsidRPr="00C45413">
        <w:t>for low dollar expenditures</w:t>
      </w:r>
      <w:r w:rsidRPr="00C45413">
        <w:rPr>
          <w:spacing w:val="1"/>
        </w:rPr>
        <w:t xml:space="preserve"> by</w:t>
      </w:r>
      <w:r w:rsidR="00C45413" w:rsidRPr="00C45413">
        <w:rPr>
          <w:spacing w:val="1"/>
        </w:rPr>
        <w:t xml:space="preserve"> </w:t>
      </w:r>
      <w:r w:rsidRPr="00C45413">
        <w:t>purchasing</w:t>
      </w:r>
      <w:r w:rsidRPr="00C45413">
        <w:rPr>
          <w:spacing w:val="1"/>
        </w:rPr>
        <w:t xml:space="preserve"> </w:t>
      </w:r>
      <w:r w:rsidRPr="00C45413">
        <w:rPr>
          <w:spacing w:val="-1"/>
        </w:rPr>
        <w:t>on</w:t>
      </w:r>
      <w:r w:rsidRPr="00C45413">
        <w:rPr>
          <w:spacing w:val="2"/>
        </w:rPr>
        <w:t xml:space="preserve"> </w:t>
      </w:r>
      <w:r w:rsidRPr="00C45413">
        <w:t>the</w:t>
      </w:r>
      <w:r w:rsidRPr="00C45413">
        <w:rPr>
          <w:spacing w:val="1"/>
        </w:rPr>
        <w:t xml:space="preserve"> </w:t>
      </w:r>
      <w:r w:rsidRPr="00C45413">
        <w:t>Internet</w:t>
      </w:r>
      <w:r w:rsidRPr="00C45413">
        <w:rPr>
          <w:spacing w:val="-1"/>
        </w:rPr>
        <w:t xml:space="preserve"> </w:t>
      </w:r>
      <w:r w:rsidRPr="00C45413">
        <w:rPr>
          <w:spacing w:val="1"/>
        </w:rPr>
        <w:t>and</w:t>
      </w:r>
      <w:r w:rsidRPr="00C45413">
        <w:rPr>
          <w:spacing w:val="-2"/>
        </w:rPr>
        <w:t xml:space="preserve"> </w:t>
      </w:r>
      <w:r w:rsidRPr="00C45413">
        <w:t>through</w:t>
      </w:r>
      <w:r w:rsidRPr="00C45413">
        <w:rPr>
          <w:spacing w:val="-2"/>
        </w:rPr>
        <w:t xml:space="preserve"> </w:t>
      </w:r>
      <w:r w:rsidRPr="00C45413">
        <w:t>catalogs.</w:t>
      </w:r>
    </w:p>
    <w:p w14:paraId="7E3B422C" w14:textId="77777777" w:rsidR="00C841BD" w:rsidRDefault="00B218E9" w:rsidP="008E0796">
      <w:pPr>
        <w:spacing w:before="299" w:after="0" w:line="324" w:lineRule="exact"/>
        <w:jc w:val="left"/>
        <w:rPr>
          <w:rFonts w:ascii="Arial"/>
          <w:b/>
          <w:color w:val="000000"/>
          <w:sz w:val="28"/>
        </w:rPr>
      </w:pPr>
      <w:r>
        <w:rPr>
          <w:rFonts w:ascii="Arial"/>
          <w:b/>
          <w:color w:val="1F3864"/>
          <w:sz w:val="28"/>
        </w:rPr>
        <w:t>3. GENERAL</w:t>
      </w:r>
      <w:r>
        <w:rPr>
          <w:rFonts w:ascii="Arial"/>
          <w:b/>
          <w:color w:val="1F3864"/>
          <w:spacing w:val="1"/>
          <w:sz w:val="28"/>
        </w:rPr>
        <w:t xml:space="preserve"> </w:t>
      </w:r>
      <w:r>
        <w:rPr>
          <w:rFonts w:ascii="Arial"/>
          <w:b/>
          <w:color w:val="1F3864"/>
          <w:sz w:val="28"/>
        </w:rPr>
        <w:t>INFORMATION</w:t>
      </w:r>
    </w:p>
    <w:p w14:paraId="42669E07" w14:textId="77777777" w:rsidR="00C841BD" w:rsidRDefault="00B218E9" w:rsidP="008E0796">
      <w:pPr>
        <w:spacing w:before="236" w:after="0" w:line="278" w:lineRule="exact"/>
        <w:jc w:val="left"/>
        <w:rPr>
          <w:rFonts w:ascii="Arial"/>
          <w:b/>
          <w:color w:val="000000"/>
          <w:sz w:val="24"/>
        </w:rPr>
      </w:pPr>
      <w:r>
        <w:rPr>
          <w:rFonts w:ascii="Arial"/>
          <w:b/>
          <w:color w:val="2E5496"/>
          <w:sz w:val="24"/>
        </w:rPr>
        <w:t>3.1</w:t>
      </w:r>
      <w:r>
        <w:rPr>
          <w:rFonts w:ascii="Arial"/>
          <w:b/>
          <w:color w:val="2E5496"/>
          <w:spacing w:val="1"/>
          <w:sz w:val="24"/>
        </w:rPr>
        <w:t xml:space="preserve"> </w:t>
      </w:r>
      <w:r>
        <w:rPr>
          <w:rFonts w:ascii="Arial"/>
          <w:b/>
          <w:color w:val="2E5496"/>
          <w:sz w:val="24"/>
        </w:rPr>
        <w:t>Procurement</w:t>
      </w:r>
      <w:r>
        <w:rPr>
          <w:rFonts w:ascii="Arial"/>
          <w:b/>
          <w:color w:val="2E5496"/>
          <w:spacing w:val="-1"/>
          <w:sz w:val="24"/>
        </w:rPr>
        <w:t xml:space="preserve"> Card</w:t>
      </w:r>
      <w:r>
        <w:rPr>
          <w:rFonts w:ascii="Arial"/>
          <w:b/>
          <w:color w:val="2E5496"/>
          <w:spacing w:val="1"/>
          <w:sz w:val="24"/>
        </w:rPr>
        <w:t xml:space="preserve"> </w:t>
      </w:r>
      <w:r>
        <w:rPr>
          <w:rFonts w:ascii="Arial"/>
          <w:b/>
          <w:color w:val="2E5496"/>
          <w:sz w:val="24"/>
        </w:rPr>
        <w:t>Role</w:t>
      </w:r>
      <w:r>
        <w:rPr>
          <w:rFonts w:ascii="Arial"/>
          <w:b/>
          <w:color w:val="2E5496"/>
          <w:spacing w:val="1"/>
          <w:sz w:val="24"/>
        </w:rPr>
        <w:t xml:space="preserve"> </w:t>
      </w:r>
      <w:r>
        <w:rPr>
          <w:rFonts w:ascii="Arial"/>
          <w:b/>
          <w:color w:val="2E5496"/>
          <w:sz w:val="24"/>
        </w:rPr>
        <w:t>Definitions</w:t>
      </w:r>
    </w:p>
    <w:p w14:paraId="75C938BF" w14:textId="17BDFF45" w:rsidR="00C841BD" w:rsidRDefault="00B218E9" w:rsidP="008E0796">
      <w:pPr>
        <w:spacing w:before="81" w:after="0" w:line="276" w:lineRule="exact"/>
        <w:jc w:val="left"/>
        <w:rPr>
          <w:rFonts w:ascii="Arial"/>
          <w:color w:val="000000"/>
          <w:sz w:val="24"/>
        </w:rPr>
      </w:pPr>
      <w:r>
        <w:rPr>
          <w:rFonts w:ascii="Arial"/>
          <w:b/>
          <w:color w:val="000000"/>
          <w:sz w:val="24"/>
        </w:rPr>
        <w:t>Cardholder.</w:t>
      </w:r>
      <w:r>
        <w:rPr>
          <w:rFonts w:ascii="Arial"/>
          <w:b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The</w:t>
      </w:r>
      <w:r>
        <w:rPr>
          <w:rFonts w:ascii="Arial"/>
          <w:color w:val="000000"/>
          <w:spacing w:val="2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cardholder </w:t>
      </w:r>
      <w:r>
        <w:rPr>
          <w:rFonts w:ascii="Arial"/>
          <w:color w:val="000000"/>
          <w:spacing w:val="-1"/>
          <w:sz w:val="24"/>
        </w:rPr>
        <w:t>is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the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City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employee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whose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name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appears on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the</w:t>
      </w:r>
      <w:r w:rsidR="008E0796">
        <w:rPr>
          <w:rFonts w:ascii="Arial" w:hAnsi="Arial" w:cs="Arial"/>
          <w:color w:val="000000"/>
          <w:sz w:val="24"/>
        </w:rPr>
        <w:t xml:space="preserve"> </w:t>
      </w:r>
      <w:r>
        <w:rPr>
          <w:rFonts w:ascii="Arial"/>
          <w:color w:val="000000"/>
          <w:sz w:val="24"/>
        </w:rPr>
        <w:t>Procurement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Card.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pacing w:val="-2"/>
          <w:sz w:val="24"/>
        </w:rPr>
        <w:t>The</w:t>
      </w:r>
      <w:r>
        <w:rPr>
          <w:rFonts w:ascii="Arial"/>
          <w:color w:val="000000"/>
          <w:spacing w:val="3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cardholder </w:t>
      </w:r>
      <w:r>
        <w:rPr>
          <w:rFonts w:ascii="Arial"/>
          <w:color w:val="000000"/>
          <w:spacing w:val="-1"/>
          <w:sz w:val="24"/>
        </w:rPr>
        <w:t>is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responsible</w:t>
      </w:r>
      <w:r>
        <w:rPr>
          <w:rFonts w:ascii="Arial"/>
          <w:color w:val="000000"/>
          <w:spacing w:val="1"/>
          <w:sz w:val="24"/>
        </w:rPr>
        <w:t xml:space="preserve"> for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ensuring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that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the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card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is </w:t>
      </w:r>
      <w:r>
        <w:rPr>
          <w:rFonts w:ascii="Arial" w:hAnsi="Arial" w:cs="Arial"/>
          <w:color w:val="000000"/>
          <w:sz w:val="24"/>
        </w:rPr>
        <w:t>used</w:t>
      </w:r>
      <w:r w:rsidR="008E0796">
        <w:rPr>
          <w:rFonts w:ascii="Arial" w:hAnsi="Arial" w:cs="Arial"/>
          <w:color w:val="000000"/>
          <w:sz w:val="24"/>
        </w:rPr>
        <w:t xml:space="preserve"> </w:t>
      </w:r>
      <w:r>
        <w:rPr>
          <w:rFonts w:ascii="Arial"/>
          <w:color w:val="000000"/>
          <w:sz w:val="24"/>
        </w:rPr>
        <w:t>properly and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that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billings </w:t>
      </w:r>
      <w:r>
        <w:rPr>
          <w:rFonts w:ascii="Arial"/>
          <w:color w:val="000000"/>
          <w:spacing w:val="1"/>
          <w:sz w:val="24"/>
        </w:rPr>
        <w:t>are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reconciled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in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accordance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with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procedures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herein.</w:t>
      </w:r>
    </w:p>
    <w:p w14:paraId="4392FF28" w14:textId="3D96A888" w:rsidR="00C841BD" w:rsidRDefault="00B218E9" w:rsidP="008E0796">
      <w:pPr>
        <w:spacing w:before="79" w:after="0" w:line="276" w:lineRule="exact"/>
        <w:jc w:val="left"/>
        <w:rPr>
          <w:rFonts w:ascii="Arial"/>
          <w:color w:val="000000"/>
          <w:sz w:val="24"/>
        </w:rPr>
      </w:pPr>
      <w:r>
        <w:rPr>
          <w:rFonts w:ascii="Arial"/>
          <w:b/>
          <w:color w:val="000000"/>
          <w:sz w:val="24"/>
        </w:rPr>
        <w:t xml:space="preserve">Approving Official. </w:t>
      </w:r>
      <w:r>
        <w:rPr>
          <w:rFonts w:ascii="Arial"/>
          <w:color w:val="000000"/>
          <w:spacing w:val="-1"/>
          <w:sz w:val="24"/>
        </w:rPr>
        <w:t>The</w:t>
      </w:r>
      <w:r>
        <w:rPr>
          <w:rFonts w:ascii="Arial"/>
          <w:color w:val="000000"/>
          <w:spacing w:val="2"/>
          <w:sz w:val="24"/>
        </w:rPr>
        <w:t xml:space="preserve"> </w:t>
      </w:r>
      <w:r>
        <w:rPr>
          <w:rFonts w:ascii="Arial"/>
          <w:color w:val="000000"/>
          <w:sz w:val="24"/>
        </w:rPr>
        <w:t>Approving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Official is responsible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for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reviewing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the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charges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 w:hAnsi="Arial" w:cs="Arial"/>
          <w:color w:val="000000"/>
          <w:spacing w:val="1"/>
          <w:sz w:val="24"/>
        </w:rPr>
        <w:t>for</w:t>
      </w:r>
      <w:r w:rsidR="008E0796">
        <w:rPr>
          <w:rFonts w:ascii="Arial" w:hAnsi="Arial" w:cs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a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group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of</w:t>
      </w:r>
      <w:r>
        <w:rPr>
          <w:rFonts w:ascii="Arial"/>
          <w:color w:val="000000"/>
          <w:spacing w:val="2"/>
          <w:sz w:val="24"/>
        </w:rPr>
        <w:t xml:space="preserve"> </w:t>
      </w:r>
      <w:r>
        <w:rPr>
          <w:rFonts w:ascii="Arial"/>
          <w:color w:val="000000"/>
          <w:sz w:val="24"/>
        </w:rPr>
        <w:t>cardholders to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ensure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that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purchases </w:t>
      </w:r>
      <w:r>
        <w:rPr>
          <w:rFonts w:ascii="Arial"/>
          <w:color w:val="000000"/>
          <w:spacing w:val="1"/>
          <w:sz w:val="24"/>
        </w:rPr>
        <w:t>are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appropriate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and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allowed,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and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that</w:t>
      </w:r>
      <w:r w:rsidR="008E0796">
        <w:rPr>
          <w:rFonts w:ascii="Arial" w:hAnsi="Arial" w:cs="Arial"/>
          <w:color w:val="000000"/>
          <w:sz w:val="24"/>
        </w:rPr>
        <w:t xml:space="preserve"> </w:t>
      </w:r>
      <w:r>
        <w:rPr>
          <w:rFonts w:ascii="Arial"/>
          <w:color w:val="000000"/>
          <w:sz w:val="24"/>
        </w:rPr>
        <w:t>billing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reconciliation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is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done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promptly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and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correctly. Department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Heads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may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fill this </w:t>
      </w:r>
      <w:r>
        <w:rPr>
          <w:rFonts w:ascii="Arial" w:hAnsi="Arial" w:cs="Arial"/>
          <w:color w:val="000000"/>
          <w:sz w:val="24"/>
        </w:rPr>
        <w:t>role</w:t>
      </w:r>
      <w:r w:rsidR="008E0796">
        <w:rPr>
          <w:rFonts w:ascii="Arial" w:hAnsi="Arial" w:cs="Arial"/>
          <w:color w:val="000000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or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assign</w:t>
      </w:r>
      <w:r>
        <w:rPr>
          <w:rFonts w:ascii="Arial"/>
          <w:color w:val="000000"/>
          <w:spacing w:val="1"/>
          <w:sz w:val="24"/>
        </w:rPr>
        <w:t xml:space="preserve"> it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to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a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subordinate.</w:t>
      </w:r>
    </w:p>
    <w:p w14:paraId="79538076" w14:textId="6813098B" w:rsidR="00C841BD" w:rsidRDefault="00B218E9" w:rsidP="008E0796">
      <w:pPr>
        <w:spacing w:before="79" w:after="0" w:line="276" w:lineRule="exact"/>
        <w:jc w:val="left"/>
        <w:rPr>
          <w:rFonts w:ascii="Arial"/>
          <w:color w:val="000000"/>
          <w:sz w:val="24"/>
        </w:rPr>
      </w:pPr>
      <w:r>
        <w:rPr>
          <w:rFonts w:ascii="Arial"/>
          <w:b/>
          <w:color w:val="000000"/>
          <w:sz w:val="24"/>
        </w:rPr>
        <w:lastRenderedPageBreak/>
        <w:t>Program Administrator.</w:t>
      </w:r>
      <w:r>
        <w:rPr>
          <w:rFonts w:ascii="Arial"/>
          <w:b/>
          <w:color w:val="000000"/>
          <w:spacing w:val="3"/>
          <w:sz w:val="24"/>
        </w:rPr>
        <w:t xml:space="preserve"> </w:t>
      </w:r>
      <w:r>
        <w:rPr>
          <w:rFonts w:ascii="Arial"/>
          <w:color w:val="000000"/>
          <w:sz w:val="24"/>
        </w:rPr>
        <w:t>The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Program</w:t>
      </w:r>
      <w:r>
        <w:rPr>
          <w:rFonts w:ascii="Arial"/>
          <w:color w:val="000000"/>
          <w:spacing w:val="2"/>
          <w:sz w:val="24"/>
        </w:rPr>
        <w:t xml:space="preserve"> </w:t>
      </w:r>
      <w:r>
        <w:rPr>
          <w:rFonts w:ascii="Arial"/>
          <w:color w:val="000000"/>
          <w:sz w:val="24"/>
        </w:rPr>
        <w:t>Administrator, reporting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to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the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Procurement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and</w:t>
      </w:r>
      <w:r w:rsidR="008E0796">
        <w:rPr>
          <w:rFonts w:ascii="Arial" w:hAnsi="Arial" w:cs="Arial"/>
          <w:color w:val="000000"/>
          <w:sz w:val="24"/>
        </w:rPr>
        <w:t xml:space="preserve"> </w:t>
      </w:r>
      <w:r>
        <w:rPr>
          <w:rFonts w:ascii="Arial"/>
          <w:color w:val="000000"/>
          <w:sz w:val="24"/>
        </w:rPr>
        <w:t>Contracting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Manager,</w:t>
      </w:r>
      <w:r>
        <w:rPr>
          <w:rFonts w:ascii="Arial"/>
          <w:color w:val="000000"/>
          <w:spacing w:val="-5"/>
          <w:sz w:val="24"/>
        </w:rPr>
        <w:t xml:space="preserve"> </w:t>
      </w:r>
      <w:r>
        <w:rPr>
          <w:rFonts w:ascii="Arial"/>
          <w:color w:val="000000"/>
          <w:sz w:val="24"/>
        </w:rPr>
        <w:t>provides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overall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administration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and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oversight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of</w:t>
      </w:r>
      <w:r>
        <w:rPr>
          <w:rFonts w:ascii="Arial"/>
          <w:color w:val="000000"/>
          <w:sz w:val="24"/>
        </w:rPr>
        <w:t xml:space="preserve"> the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procurement</w:t>
      </w:r>
      <w:r w:rsidR="008E0796">
        <w:rPr>
          <w:rFonts w:ascii="Arial" w:hAnsi="Arial" w:cs="Arial"/>
          <w:color w:val="000000"/>
          <w:sz w:val="24"/>
        </w:rPr>
        <w:t xml:space="preserve"> </w:t>
      </w:r>
      <w:r>
        <w:rPr>
          <w:rFonts w:ascii="Arial"/>
          <w:color w:val="000000"/>
          <w:sz w:val="24"/>
        </w:rPr>
        <w:t>card program.</w:t>
      </w:r>
    </w:p>
    <w:p w14:paraId="399915D0" w14:textId="77777777" w:rsidR="00C841BD" w:rsidRDefault="00B218E9" w:rsidP="008E0796">
      <w:pPr>
        <w:spacing w:before="77" w:after="0" w:line="276" w:lineRule="exact"/>
        <w:jc w:val="left"/>
        <w:rPr>
          <w:rFonts w:ascii="Arial"/>
          <w:color w:val="000000"/>
          <w:sz w:val="24"/>
        </w:rPr>
      </w:pPr>
      <w:bookmarkStart w:id="1" w:name="br2"/>
      <w:bookmarkEnd w:id="1"/>
      <w:r w:rsidRPr="00C45413">
        <w:rPr>
          <w:rFonts w:ascii="Arial"/>
          <w:b/>
          <w:bCs/>
          <w:color w:val="000000"/>
          <w:sz w:val="24"/>
        </w:rPr>
        <w:t>Issuing Bank.</w:t>
      </w:r>
      <w:r w:rsidRPr="00C45413">
        <w:rPr>
          <w:rFonts w:ascii="Arial"/>
          <w:color w:val="000000"/>
          <w:sz w:val="24"/>
        </w:rPr>
        <w:t xml:space="preserve"> U.S. </w:t>
      </w:r>
      <w:r>
        <w:rPr>
          <w:rFonts w:ascii="Arial"/>
          <w:color w:val="000000"/>
          <w:sz w:val="24"/>
        </w:rPr>
        <w:t>Bank is the</w:t>
      </w:r>
      <w:r w:rsidRPr="00C45413">
        <w:rPr>
          <w:rFonts w:ascii="Arial"/>
          <w:color w:val="000000"/>
          <w:sz w:val="24"/>
        </w:rPr>
        <w:t xml:space="preserve"> </w:t>
      </w:r>
      <w:r>
        <w:rPr>
          <w:rFonts w:ascii="Arial"/>
          <w:color w:val="000000"/>
          <w:sz w:val="24"/>
        </w:rPr>
        <w:t>bankcard</w:t>
      </w:r>
      <w:r w:rsidRPr="00C45413">
        <w:rPr>
          <w:rFonts w:ascii="Arial"/>
          <w:color w:val="000000"/>
          <w:sz w:val="24"/>
        </w:rPr>
        <w:t xml:space="preserve"> </w:t>
      </w:r>
      <w:r>
        <w:rPr>
          <w:rFonts w:ascii="Arial"/>
          <w:color w:val="000000"/>
          <w:sz w:val="24"/>
        </w:rPr>
        <w:t>contractor who</w:t>
      </w:r>
      <w:r w:rsidRPr="00C45413">
        <w:rPr>
          <w:rFonts w:ascii="Arial"/>
          <w:color w:val="000000"/>
          <w:sz w:val="24"/>
        </w:rPr>
        <w:t xml:space="preserve"> </w:t>
      </w:r>
      <w:r>
        <w:rPr>
          <w:rFonts w:ascii="Arial"/>
          <w:color w:val="000000"/>
          <w:sz w:val="24"/>
        </w:rPr>
        <w:t>will issue</w:t>
      </w:r>
      <w:r w:rsidRPr="00C45413">
        <w:rPr>
          <w:rFonts w:ascii="Arial"/>
          <w:color w:val="000000"/>
          <w:sz w:val="24"/>
        </w:rPr>
        <w:t xml:space="preserve"> </w:t>
      </w:r>
      <w:r>
        <w:rPr>
          <w:rFonts w:ascii="Arial"/>
          <w:color w:val="000000"/>
          <w:sz w:val="24"/>
        </w:rPr>
        <w:t>the</w:t>
      </w:r>
      <w:r w:rsidRPr="00C45413">
        <w:rPr>
          <w:rFonts w:ascii="Arial"/>
          <w:color w:val="000000"/>
          <w:sz w:val="24"/>
        </w:rPr>
        <w:t xml:space="preserve"> </w:t>
      </w:r>
      <w:r>
        <w:rPr>
          <w:rFonts w:ascii="Arial"/>
          <w:color w:val="000000"/>
          <w:sz w:val="24"/>
        </w:rPr>
        <w:t>Visa procurement</w:t>
      </w:r>
      <w:r w:rsidRPr="00C45413">
        <w:rPr>
          <w:rFonts w:ascii="Arial"/>
          <w:color w:val="000000"/>
          <w:sz w:val="24"/>
        </w:rPr>
        <w:t xml:space="preserve"> </w:t>
      </w:r>
      <w:r>
        <w:rPr>
          <w:rFonts w:ascii="Arial"/>
          <w:color w:val="000000"/>
          <w:sz w:val="24"/>
        </w:rPr>
        <w:t>cards.</w:t>
      </w:r>
    </w:p>
    <w:p w14:paraId="40E6B16B" w14:textId="77777777" w:rsidR="00C841BD" w:rsidRDefault="00B218E9" w:rsidP="008E0796">
      <w:pPr>
        <w:spacing w:before="240" w:after="0" w:line="278" w:lineRule="exact"/>
        <w:jc w:val="left"/>
        <w:rPr>
          <w:rFonts w:ascii="Arial"/>
          <w:b/>
          <w:color w:val="000000"/>
          <w:sz w:val="24"/>
        </w:rPr>
      </w:pPr>
      <w:r>
        <w:rPr>
          <w:rFonts w:ascii="Arial"/>
          <w:b/>
          <w:color w:val="2E5496"/>
          <w:sz w:val="24"/>
        </w:rPr>
        <w:t>3.2</w:t>
      </w:r>
      <w:r>
        <w:rPr>
          <w:rFonts w:ascii="Arial"/>
          <w:b/>
          <w:color w:val="2E5496"/>
          <w:spacing w:val="1"/>
          <w:sz w:val="24"/>
        </w:rPr>
        <w:t xml:space="preserve"> </w:t>
      </w:r>
      <w:r>
        <w:rPr>
          <w:rFonts w:ascii="Arial"/>
          <w:b/>
          <w:color w:val="2E5496"/>
          <w:sz w:val="24"/>
        </w:rPr>
        <w:t>Card</w:t>
      </w:r>
      <w:r>
        <w:rPr>
          <w:rFonts w:ascii="Arial"/>
          <w:b/>
          <w:color w:val="2E5496"/>
          <w:spacing w:val="-3"/>
          <w:sz w:val="24"/>
        </w:rPr>
        <w:t xml:space="preserve"> </w:t>
      </w:r>
      <w:r>
        <w:rPr>
          <w:rFonts w:ascii="Arial"/>
          <w:b/>
          <w:color w:val="2E5496"/>
          <w:sz w:val="24"/>
        </w:rPr>
        <w:t>Issuance</w:t>
      </w:r>
      <w:r>
        <w:rPr>
          <w:rFonts w:ascii="Arial"/>
          <w:b/>
          <w:color w:val="2E5496"/>
          <w:spacing w:val="-2"/>
          <w:sz w:val="24"/>
        </w:rPr>
        <w:t xml:space="preserve"> </w:t>
      </w:r>
      <w:r>
        <w:rPr>
          <w:rFonts w:ascii="Arial"/>
          <w:b/>
          <w:color w:val="2E5496"/>
          <w:spacing w:val="-1"/>
          <w:sz w:val="24"/>
        </w:rPr>
        <w:t>and</w:t>
      </w:r>
      <w:r>
        <w:rPr>
          <w:rFonts w:ascii="Arial"/>
          <w:b/>
          <w:color w:val="2E5496"/>
          <w:spacing w:val="1"/>
          <w:sz w:val="24"/>
        </w:rPr>
        <w:t xml:space="preserve"> </w:t>
      </w:r>
      <w:r>
        <w:rPr>
          <w:rFonts w:ascii="Arial"/>
          <w:b/>
          <w:color w:val="2E5496"/>
          <w:sz w:val="24"/>
        </w:rPr>
        <w:t>Authorization</w:t>
      </w:r>
    </w:p>
    <w:p w14:paraId="6D311C14" w14:textId="3F25FBB6" w:rsidR="00C841BD" w:rsidRDefault="00B218E9" w:rsidP="008E0796">
      <w:pPr>
        <w:spacing w:before="77" w:after="0" w:line="276" w:lineRule="exact"/>
        <w:jc w:val="left"/>
        <w:rPr>
          <w:rFonts w:ascii="Arial"/>
          <w:color w:val="000000"/>
          <w:sz w:val="24"/>
        </w:rPr>
      </w:pPr>
      <w:r>
        <w:rPr>
          <w:rFonts w:ascii="Arial"/>
          <w:color w:val="000000"/>
          <w:sz w:val="24"/>
        </w:rPr>
        <w:t>The VISA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Procurement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Card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will have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your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z w:val="24"/>
        </w:rPr>
        <w:t>name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and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City </w:t>
      </w:r>
      <w:r>
        <w:rPr>
          <w:rFonts w:ascii="Arial"/>
          <w:color w:val="000000"/>
          <w:spacing w:val="-1"/>
          <w:sz w:val="24"/>
        </w:rPr>
        <w:t>of</w:t>
      </w:r>
      <w:r>
        <w:rPr>
          <w:rFonts w:ascii="Arial"/>
          <w:color w:val="000000"/>
          <w:spacing w:val="2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Palm</w:t>
      </w:r>
      <w:r>
        <w:rPr>
          <w:rFonts w:ascii="Arial"/>
          <w:color w:val="000000"/>
          <w:sz w:val="24"/>
        </w:rPr>
        <w:t xml:space="preserve"> Springs </w:t>
      </w:r>
      <w:r>
        <w:rPr>
          <w:rFonts w:ascii="Arial" w:hAnsi="Arial" w:cs="Arial"/>
          <w:color w:val="000000"/>
          <w:sz w:val="24"/>
        </w:rPr>
        <w:t>seal</w:t>
      </w:r>
      <w:r w:rsidR="008E0796">
        <w:rPr>
          <w:rFonts w:ascii="Arial" w:hAnsi="Arial" w:cs="Arial"/>
          <w:color w:val="000000"/>
          <w:sz w:val="24"/>
        </w:rPr>
        <w:t xml:space="preserve"> </w:t>
      </w:r>
      <w:r>
        <w:rPr>
          <w:rFonts w:ascii="Arial"/>
          <w:color w:val="000000"/>
          <w:sz w:val="24"/>
        </w:rPr>
        <w:t>embossed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on</w:t>
      </w:r>
      <w:r>
        <w:rPr>
          <w:rFonts w:ascii="Arial"/>
          <w:color w:val="000000"/>
          <w:spacing w:val="2"/>
          <w:sz w:val="24"/>
        </w:rPr>
        <w:t xml:space="preserve"> </w:t>
      </w:r>
      <w:r>
        <w:rPr>
          <w:rFonts w:ascii="Arial"/>
          <w:color w:val="000000"/>
          <w:sz w:val="24"/>
        </w:rPr>
        <w:t>the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Card.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Authorization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to</w:t>
      </w:r>
      <w:r>
        <w:rPr>
          <w:rFonts w:ascii="Arial"/>
          <w:color w:val="000000"/>
          <w:spacing w:val="2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use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this Card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is restricted</w:t>
      </w:r>
      <w:r>
        <w:rPr>
          <w:rFonts w:ascii="Arial"/>
          <w:color w:val="000000"/>
          <w:spacing w:val="1"/>
          <w:sz w:val="24"/>
        </w:rPr>
        <w:t xml:space="preserve"> to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you</w:t>
      </w:r>
      <w:r>
        <w:rPr>
          <w:rFonts w:ascii="Arial"/>
          <w:color w:val="000000"/>
          <w:sz w:val="24"/>
        </w:rPr>
        <w:t xml:space="preserve"> individually.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It</w:t>
      </w:r>
      <w:r w:rsidR="008E0796">
        <w:rPr>
          <w:rFonts w:ascii="Arial" w:hAnsi="Arial" w:cs="Arial"/>
          <w:color w:val="000000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may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not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be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delegated.</w:t>
      </w:r>
      <w:r>
        <w:rPr>
          <w:rFonts w:ascii="Arial"/>
          <w:color w:val="000000"/>
          <w:spacing w:val="-4"/>
          <w:sz w:val="24"/>
        </w:rPr>
        <w:t xml:space="preserve"> </w:t>
      </w:r>
      <w:r>
        <w:rPr>
          <w:rFonts w:ascii="Arial"/>
          <w:color w:val="000000"/>
          <w:sz w:val="24"/>
        </w:rPr>
        <w:t>No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member of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your</w:t>
      </w:r>
      <w:r>
        <w:rPr>
          <w:rFonts w:ascii="Arial"/>
          <w:color w:val="000000"/>
          <w:spacing w:val="-1"/>
          <w:sz w:val="24"/>
        </w:rPr>
        <w:t xml:space="preserve"> staff,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your family,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your supervisor or </w:t>
      </w:r>
      <w:r>
        <w:rPr>
          <w:rFonts w:ascii="Arial" w:hAnsi="Arial" w:cs="Arial"/>
          <w:color w:val="000000"/>
          <w:sz w:val="24"/>
        </w:rPr>
        <w:t>anyone</w:t>
      </w:r>
      <w:r w:rsidR="008E0796">
        <w:rPr>
          <w:rFonts w:ascii="Arial" w:hAnsi="Arial" w:cs="Arial"/>
          <w:color w:val="000000"/>
          <w:sz w:val="24"/>
        </w:rPr>
        <w:t xml:space="preserve"> </w:t>
      </w:r>
      <w:r>
        <w:rPr>
          <w:rFonts w:ascii="Arial"/>
          <w:color w:val="000000"/>
          <w:sz w:val="24"/>
        </w:rPr>
        <w:t>else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may </w:t>
      </w:r>
      <w:r>
        <w:rPr>
          <w:rFonts w:ascii="Arial"/>
          <w:color w:val="000000"/>
          <w:spacing w:val="-1"/>
          <w:sz w:val="24"/>
        </w:rPr>
        <w:t>use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this Card.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It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has </w:t>
      </w:r>
      <w:r>
        <w:rPr>
          <w:rFonts w:ascii="Arial"/>
          <w:color w:val="000000"/>
          <w:spacing w:val="-1"/>
          <w:sz w:val="24"/>
        </w:rPr>
        <w:t>been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specially designed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to</w:t>
      </w:r>
      <w:r>
        <w:rPr>
          <w:rFonts w:ascii="Arial"/>
          <w:color w:val="000000"/>
          <w:spacing w:val="2"/>
          <w:sz w:val="24"/>
        </w:rPr>
        <w:t xml:space="preserve"> </w:t>
      </w:r>
      <w:r>
        <w:rPr>
          <w:rFonts w:ascii="Arial"/>
          <w:color w:val="000000"/>
          <w:sz w:val="24"/>
        </w:rPr>
        <w:t>avoid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confusion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with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 w:hAnsi="Arial" w:cs="Arial"/>
          <w:color w:val="000000"/>
          <w:spacing w:val="1"/>
          <w:sz w:val="24"/>
        </w:rPr>
        <w:t>your</w:t>
      </w:r>
      <w:r w:rsidR="008E0796">
        <w:rPr>
          <w:rFonts w:ascii="Arial" w:hAnsi="Arial" w:cs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personal credit cards.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The Card is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to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be</w:t>
      </w:r>
      <w:r>
        <w:rPr>
          <w:rFonts w:ascii="Arial"/>
          <w:color w:val="000000"/>
          <w:sz w:val="24"/>
        </w:rPr>
        <w:t xml:space="preserve"> used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for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OFFICIAL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CITY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BUSINESS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ONLY</w:t>
      </w:r>
      <w:r w:rsidR="008E0796">
        <w:rPr>
          <w:rFonts w:ascii="Arial" w:hAnsi="Arial" w:cs="Arial"/>
          <w:color w:val="000000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and</w:t>
      </w:r>
      <w:r>
        <w:rPr>
          <w:rFonts w:ascii="Arial"/>
          <w:color w:val="000000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MAY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NOT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pacing w:val="-2"/>
          <w:sz w:val="24"/>
        </w:rPr>
        <w:t>BE</w:t>
      </w:r>
      <w:r>
        <w:rPr>
          <w:rFonts w:ascii="Arial"/>
          <w:color w:val="000000"/>
          <w:spacing w:val="2"/>
          <w:sz w:val="24"/>
        </w:rPr>
        <w:t xml:space="preserve"> </w:t>
      </w:r>
      <w:r>
        <w:rPr>
          <w:rFonts w:ascii="Arial"/>
          <w:color w:val="000000"/>
          <w:sz w:val="24"/>
        </w:rPr>
        <w:t>USED FOR PERSONAL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PURCHASES.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The</w:t>
      </w:r>
      <w:r>
        <w:rPr>
          <w:rFonts w:ascii="Arial"/>
          <w:color w:val="000000"/>
          <w:spacing w:val="2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issuing </w:t>
      </w:r>
      <w:r>
        <w:rPr>
          <w:rFonts w:ascii="Arial"/>
          <w:color w:val="000000"/>
          <w:spacing w:val="1"/>
          <w:sz w:val="24"/>
        </w:rPr>
        <w:t>bank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has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 w:hAnsi="Arial" w:cs="Arial"/>
          <w:color w:val="000000"/>
          <w:spacing w:val="1"/>
          <w:sz w:val="24"/>
        </w:rPr>
        <w:t>no</w:t>
      </w:r>
      <w:r w:rsidR="008E0796">
        <w:rPr>
          <w:rFonts w:ascii="Arial" w:hAnsi="Arial" w:cs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individual cardholder information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other than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the</w:t>
      </w:r>
      <w:r>
        <w:rPr>
          <w:rFonts w:ascii="Arial"/>
          <w:color w:val="000000"/>
          <w:spacing w:val="2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cardholder’s</w:t>
      </w:r>
      <w:r>
        <w:rPr>
          <w:rFonts w:ascii="Arial"/>
          <w:color w:val="000000"/>
          <w:sz w:val="24"/>
        </w:rPr>
        <w:t xml:space="preserve"> work address.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The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issuing</w:t>
      </w:r>
      <w:r w:rsidR="008E0796">
        <w:rPr>
          <w:rFonts w:ascii="Arial" w:hAnsi="Arial" w:cs="Arial"/>
          <w:color w:val="000000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bank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z w:val="24"/>
        </w:rPr>
        <w:t>maintains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no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z w:val="24"/>
        </w:rPr>
        <w:t>personal records,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social security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numbers, etc.</w:t>
      </w:r>
    </w:p>
    <w:p w14:paraId="100F0CAD" w14:textId="77777777" w:rsidR="00C841BD" w:rsidRDefault="00B218E9" w:rsidP="008E0796">
      <w:pPr>
        <w:spacing w:before="241" w:after="0" w:line="278" w:lineRule="exact"/>
        <w:jc w:val="left"/>
        <w:rPr>
          <w:rFonts w:ascii="Arial"/>
          <w:b/>
          <w:color w:val="000000"/>
          <w:sz w:val="24"/>
        </w:rPr>
      </w:pPr>
      <w:r>
        <w:rPr>
          <w:rFonts w:ascii="Arial"/>
          <w:b/>
          <w:color w:val="2E5496"/>
          <w:sz w:val="24"/>
        </w:rPr>
        <w:t>3.3</w:t>
      </w:r>
      <w:r>
        <w:rPr>
          <w:rFonts w:ascii="Arial"/>
          <w:b/>
          <w:color w:val="2E5496"/>
          <w:spacing w:val="1"/>
          <w:sz w:val="24"/>
        </w:rPr>
        <w:t xml:space="preserve"> </w:t>
      </w:r>
      <w:r>
        <w:rPr>
          <w:rFonts w:ascii="Arial"/>
          <w:b/>
          <w:color w:val="2E5496"/>
          <w:sz w:val="24"/>
        </w:rPr>
        <w:t>Cardholder Agreement</w:t>
      </w:r>
    </w:p>
    <w:p w14:paraId="2C66016C" w14:textId="3ADC0222" w:rsidR="00C841BD" w:rsidRDefault="00B218E9" w:rsidP="008E0796">
      <w:pPr>
        <w:spacing w:before="79" w:after="0" w:line="276" w:lineRule="exact"/>
        <w:jc w:val="left"/>
        <w:rPr>
          <w:rFonts w:ascii="Arial"/>
          <w:color w:val="000000"/>
          <w:sz w:val="24"/>
        </w:rPr>
      </w:pPr>
      <w:r>
        <w:rPr>
          <w:rFonts w:ascii="Arial"/>
          <w:color w:val="000000"/>
          <w:sz w:val="24"/>
        </w:rPr>
        <w:t>Prior to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receiving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a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Procurement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Card,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you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will receive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a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copy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of</w:t>
      </w:r>
      <w:r>
        <w:rPr>
          <w:rFonts w:ascii="Arial"/>
          <w:color w:val="000000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 xml:space="preserve">the </w:t>
      </w:r>
      <w:r>
        <w:rPr>
          <w:rFonts w:ascii="Arial" w:hAnsi="Arial" w:cs="Arial"/>
          <w:color w:val="000000"/>
          <w:sz w:val="24"/>
        </w:rPr>
        <w:t>Cardholder</w:t>
      </w:r>
      <w:r w:rsidR="008E0796">
        <w:rPr>
          <w:rFonts w:ascii="Arial" w:hAnsi="Arial" w:cs="Arial"/>
          <w:color w:val="000000"/>
          <w:sz w:val="24"/>
        </w:rPr>
        <w:t xml:space="preserve"> </w:t>
      </w:r>
      <w:r>
        <w:rPr>
          <w:rFonts w:ascii="Arial"/>
          <w:color w:val="000000"/>
          <w:sz w:val="24"/>
        </w:rPr>
        <w:t>Agreement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and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be</w:t>
      </w:r>
      <w:r>
        <w:rPr>
          <w:rFonts w:ascii="Arial"/>
          <w:color w:val="000000"/>
          <w:sz w:val="24"/>
        </w:rPr>
        <w:t xml:space="preserve"> informed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of</w:t>
      </w:r>
      <w:r>
        <w:rPr>
          <w:rFonts w:ascii="Arial"/>
          <w:color w:val="000000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 xml:space="preserve">the </w:t>
      </w:r>
      <w:r>
        <w:rPr>
          <w:rFonts w:ascii="Arial"/>
          <w:color w:val="000000"/>
          <w:sz w:val="24"/>
        </w:rPr>
        <w:t>maximum dollar amount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for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each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single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purchase</w:t>
      </w:r>
      <w:r w:rsidR="008E0796">
        <w:rPr>
          <w:rFonts w:ascii="Arial" w:hAnsi="Arial" w:cs="Arial"/>
          <w:color w:val="000000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and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a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total </w:t>
      </w:r>
      <w:r>
        <w:rPr>
          <w:rFonts w:ascii="Arial"/>
          <w:color w:val="000000"/>
          <w:spacing w:val="-1"/>
          <w:sz w:val="24"/>
        </w:rPr>
        <w:t>for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all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purchases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made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with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the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Procurement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Card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within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a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given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 w:hAnsi="Arial" w:cs="Arial"/>
          <w:color w:val="000000"/>
          <w:spacing w:val="2"/>
          <w:sz w:val="24"/>
        </w:rPr>
        <w:t>30-day</w:t>
      </w:r>
      <w:r w:rsidR="008E0796">
        <w:rPr>
          <w:rFonts w:ascii="Arial" w:hAnsi="Arial" w:cs="Arial"/>
          <w:color w:val="000000"/>
          <w:spacing w:val="2"/>
          <w:sz w:val="24"/>
        </w:rPr>
        <w:t xml:space="preserve"> </w:t>
      </w:r>
      <w:r>
        <w:rPr>
          <w:rFonts w:ascii="Arial"/>
          <w:color w:val="000000"/>
          <w:sz w:val="24"/>
        </w:rPr>
        <w:t>billing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cycle.</w:t>
      </w:r>
      <w:ins w:id="2" w:author="Claude" w:date="2026-06-09T00:00:00Z">
        <w:r>
          <w:rPr>
            <w:rFonts w:ascii="Arial"/>
            <w:color w:val="000000"/>
            <w:sz w:val="24"/>
          </w:rPr>
          <w:t xml:space="preserve"> </w:t>
        </w:r>
        <w:commentRangeStart w:id="3"/>
        <w:r>
          <w:rPr>
            <w:rFonts w:ascii="Arial"/>
            <w:color w:val="000000"/>
            <w:sz w:val="24"/>
          </w:rPr>
          <w:t>The Cardholder Agreement shall also inform the cardholder of departmental restrictions applicable to the cardholder</w:t>
        </w:r>
        <w:r>
          <w:rPr>
            <w:rFonts w:ascii="Arial"/>
            <w:color w:val="000000"/>
            <w:sz w:val="24"/>
          </w:rPr>
          <w:t>’</w:t>
        </w:r>
        <w:r>
          <w:rPr>
            <w:rFonts w:ascii="Arial"/>
            <w:color w:val="000000"/>
            <w:sz w:val="24"/>
          </w:rPr>
          <w:t>s department, applicable procurement requirements and quotation thresholds, and the requirement to complete Procurement Card training before a card is issued.</w:t>
        </w:r>
      </w:ins>
      <w:commentRangeEnd w:id="3"/>
      <w:r w:rsidR="001C0F89">
        <w:rPr>
          <w:rStyle w:val="CommentReference"/>
          <w:rFonts w:ascii="Arial"/>
          <w:color w:val="000000"/>
          <w:sz w:val="24"/>
          <w:szCs w:val="22"/>
        </w:rPr>
        <w:commentReference w:id="3"/>
      </w:r>
    </w:p>
    <w:p w14:paraId="60514507" w14:textId="77777777" w:rsidR="007F51E6" w:rsidRDefault="00B218E9" w:rsidP="008E0796">
      <w:pPr>
        <w:spacing w:before="241" w:after="0" w:line="278" w:lineRule="exact"/>
        <w:jc w:val="left"/>
        <w:rPr>
          <w:rFonts w:ascii="Arial"/>
          <w:b/>
          <w:color w:val="2E5496"/>
          <w:sz w:val="24"/>
        </w:rPr>
      </w:pPr>
      <w:commentRangeStart w:id="4"/>
      <w:ins w:id="5" w:author="Claude" w:date="2026-06-09T00:00:00Z">
        <w:r>
          <w:rPr>
            <w:rFonts w:ascii="Arial"/>
            <w:b/>
            <w:color w:val="2E5496"/>
            <w:sz w:val="24"/>
          </w:rPr>
          <w:t>3.4 Definitions</w:t>
        </w:r>
      </w:ins>
    </w:p>
    <w:p w14:paraId="28D2119C" w14:textId="77777777" w:rsidR="007F51E6" w:rsidRDefault="00B218E9" w:rsidP="008E0796">
      <w:pPr>
        <w:spacing w:before="79" w:after="0" w:line="276" w:lineRule="exact"/>
        <w:jc w:val="left"/>
        <w:rPr>
          <w:rFonts w:ascii="Arial"/>
          <w:color w:val="000000"/>
          <w:sz w:val="24"/>
        </w:rPr>
      </w:pPr>
      <w:ins w:id="6" w:author="Claude" w:date="2026-06-09T00:00:00Z">
        <w:r>
          <w:rPr>
            <w:rFonts w:ascii="Arial"/>
            <w:color w:val="000000"/>
            <w:sz w:val="24"/>
          </w:rPr>
          <w:t>The following terms have the meanings set forth below for purposes of this policy:</w:t>
        </w:r>
      </w:ins>
    </w:p>
    <w:p w14:paraId="1DFA4F03" w14:textId="77777777" w:rsidR="007F51E6" w:rsidRDefault="00B218E9" w:rsidP="008E0796">
      <w:pPr>
        <w:spacing w:before="79" w:after="0" w:line="276" w:lineRule="exact"/>
        <w:jc w:val="left"/>
        <w:rPr>
          <w:rFonts w:ascii="Arial"/>
          <w:color w:val="000000"/>
          <w:sz w:val="24"/>
        </w:rPr>
      </w:pPr>
      <w:ins w:id="7" w:author="Claude" w:date="2026-06-09T00:00:00Z">
        <w:r>
          <w:rPr>
            <w:rFonts w:ascii="Arial"/>
            <w:b/>
            <w:color w:val="000000"/>
            <w:sz w:val="24"/>
          </w:rPr>
          <w:t xml:space="preserve">Procurement Authority.  </w:t>
        </w:r>
        <w:r>
          <w:rPr>
            <w:rFonts w:ascii="Arial"/>
            <w:color w:val="000000"/>
            <w:sz w:val="24"/>
          </w:rPr>
          <w:t>The authority delegated under the Palm Springs Municipal Code to commit City funds for the purchase of goods and services, subject to applicable thresholds, quotation requirements, and approval requirements.</w:t>
        </w:r>
      </w:ins>
    </w:p>
    <w:p w14:paraId="26B5E88E" w14:textId="77777777" w:rsidR="007F51E6" w:rsidRDefault="00B218E9" w:rsidP="008E0796">
      <w:pPr>
        <w:spacing w:before="79" w:after="0" w:line="276" w:lineRule="exact"/>
        <w:jc w:val="left"/>
        <w:rPr>
          <w:rFonts w:ascii="Arial"/>
          <w:color w:val="000000"/>
          <w:sz w:val="24"/>
        </w:rPr>
      </w:pPr>
      <w:ins w:id="8" w:author="Claude" w:date="2026-06-09T00:00:00Z">
        <w:r>
          <w:rPr>
            <w:rFonts w:ascii="Arial"/>
            <w:b/>
            <w:color w:val="000000"/>
            <w:sz w:val="24"/>
          </w:rPr>
          <w:t xml:space="preserve">Procurement Card Authority.  </w:t>
        </w:r>
        <w:r>
          <w:rPr>
            <w:rFonts w:ascii="Arial"/>
            <w:color w:val="000000"/>
            <w:sz w:val="24"/>
          </w:rPr>
          <w:t>The authority granted to a cardholder to use a Procurement Card as a payment mechanism. Possession of a Procurement Card does not confer independent Procurement Authority beyond established limits.</w:t>
        </w:r>
      </w:ins>
    </w:p>
    <w:p w14:paraId="2BA7477C" w14:textId="77777777" w:rsidR="007F51E6" w:rsidRDefault="00B218E9" w:rsidP="008E0796">
      <w:pPr>
        <w:spacing w:before="79" w:after="0" w:line="276" w:lineRule="exact"/>
        <w:jc w:val="left"/>
        <w:rPr>
          <w:rFonts w:ascii="Arial"/>
          <w:color w:val="000000"/>
          <w:sz w:val="24"/>
        </w:rPr>
      </w:pPr>
      <w:ins w:id="9" w:author="Claude" w:date="2026-06-09T00:00:00Z">
        <w:r>
          <w:rPr>
            <w:rFonts w:ascii="Arial"/>
            <w:b/>
            <w:color w:val="000000"/>
            <w:sz w:val="24"/>
          </w:rPr>
          <w:t xml:space="preserve">Single Transaction Limit.  </w:t>
        </w:r>
        <w:r>
          <w:rPr>
            <w:rFonts w:ascii="Arial"/>
            <w:color w:val="000000"/>
            <w:sz w:val="24"/>
          </w:rPr>
          <w:t>The maximum dollar amount authorized for any single Procurement Card transaction, as approved for the individual cardholder. Splitting a purchase to stay within this limit is prohibited.</w:t>
        </w:r>
      </w:ins>
    </w:p>
    <w:p w14:paraId="4B6E26DB" w14:textId="77777777" w:rsidR="007F51E6" w:rsidRDefault="00B218E9" w:rsidP="008E0796">
      <w:pPr>
        <w:spacing w:before="79" w:after="0" w:line="276" w:lineRule="exact"/>
        <w:jc w:val="left"/>
        <w:rPr>
          <w:rFonts w:ascii="Arial"/>
          <w:color w:val="000000"/>
          <w:sz w:val="24"/>
        </w:rPr>
      </w:pPr>
      <w:ins w:id="10" w:author="Claude" w:date="2026-06-09T00:00:00Z">
        <w:r>
          <w:rPr>
            <w:rFonts w:ascii="Arial"/>
            <w:b/>
            <w:color w:val="000000"/>
            <w:sz w:val="24"/>
          </w:rPr>
          <w:t xml:space="preserve">Monthly Billing Cycle Limit.  </w:t>
        </w:r>
        <w:r>
          <w:rPr>
            <w:rFonts w:ascii="Arial"/>
            <w:color w:val="000000"/>
            <w:sz w:val="24"/>
          </w:rPr>
          <w:t>The maximum cumulative dollar amount of Procurement Card charges permitted within a single 30-day billing cycle. This limit is a spending control and does not constitute independent Procurement Authority.</w:t>
        </w:r>
      </w:ins>
    </w:p>
    <w:p w14:paraId="5BD56BFC" w14:textId="77777777" w:rsidR="007F51E6" w:rsidRDefault="00B218E9" w:rsidP="008E0796">
      <w:pPr>
        <w:spacing w:before="79" w:after="0" w:line="276" w:lineRule="exact"/>
        <w:jc w:val="left"/>
        <w:rPr>
          <w:rFonts w:ascii="Arial"/>
          <w:color w:val="000000"/>
          <w:sz w:val="24"/>
        </w:rPr>
      </w:pPr>
      <w:ins w:id="11" w:author="Claude" w:date="2026-06-09T00:00:00Z">
        <w:r>
          <w:rPr>
            <w:rFonts w:ascii="Arial"/>
            <w:b/>
            <w:color w:val="000000"/>
            <w:sz w:val="24"/>
          </w:rPr>
          <w:t xml:space="preserve">Official City Business.  </w:t>
        </w:r>
        <w:r>
          <w:rPr>
            <w:rFonts w:ascii="Arial"/>
            <w:color w:val="000000"/>
            <w:sz w:val="24"/>
          </w:rPr>
          <w:t>A purchase or expense that is necessary for and directly related to the performance of City functions, and that complies with all applicable City policies and the Palm Springs Municipal Code.</w:t>
        </w:r>
      </w:ins>
    </w:p>
    <w:p w14:paraId="259C86E1" w14:textId="77777777" w:rsidR="007F51E6" w:rsidRDefault="00B218E9" w:rsidP="008E0796">
      <w:pPr>
        <w:spacing w:before="79" w:after="0" w:line="276" w:lineRule="exact"/>
        <w:jc w:val="left"/>
        <w:rPr>
          <w:rFonts w:ascii="Arial"/>
          <w:color w:val="000000"/>
          <w:sz w:val="24"/>
        </w:rPr>
      </w:pPr>
      <w:ins w:id="12" w:author="Claude" w:date="2026-06-09T00:00:00Z">
        <w:r>
          <w:rPr>
            <w:rFonts w:ascii="Arial"/>
            <w:b/>
            <w:color w:val="000000"/>
            <w:sz w:val="24"/>
          </w:rPr>
          <w:t xml:space="preserve">Technology Purchase.  </w:t>
        </w:r>
        <w:r>
          <w:rPr>
            <w:rFonts w:ascii="Arial"/>
            <w:color w:val="000000"/>
            <w:sz w:val="24"/>
          </w:rPr>
          <w:t>Any purchase of hardware, software, subscriptions, or services as defined in Section 5.4 of this policy.</w:t>
        </w:r>
      </w:ins>
      <w:commentRangeEnd w:id="4"/>
      <w:r w:rsidR="001C0F89">
        <w:rPr>
          <w:rStyle w:val="CommentReference"/>
          <w:rFonts w:ascii="Arial"/>
          <w:color w:val="000000"/>
          <w:sz w:val="24"/>
          <w:szCs w:val="22"/>
        </w:rPr>
        <w:commentReference w:id="4"/>
      </w:r>
    </w:p>
    <w:p w14:paraId="00EF2189" w14:textId="77777777" w:rsidR="00C841BD" w:rsidRDefault="00B218E9" w:rsidP="008E0796">
      <w:pPr>
        <w:spacing w:before="295" w:after="0" w:line="324" w:lineRule="exact"/>
        <w:jc w:val="left"/>
        <w:rPr>
          <w:rFonts w:ascii="Arial"/>
          <w:b/>
          <w:color w:val="000000"/>
          <w:sz w:val="28"/>
        </w:rPr>
      </w:pPr>
      <w:r>
        <w:rPr>
          <w:rFonts w:ascii="Arial"/>
          <w:b/>
          <w:color w:val="1F3864"/>
          <w:sz w:val="28"/>
        </w:rPr>
        <w:lastRenderedPageBreak/>
        <w:t>4.</w:t>
      </w:r>
      <w:r>
        <w:rPr>
          <w:rFonts w:ascii="Arial"/>
          <w:b/>
          <w:color w:val="1F3864"/>
          <w:spacing w:val="2"/>
          <w:sz w:val="28"/>
        </w:rPr>
        <w:t xml:space="preserve"> </w:t>
      </w:r>
      <w:r>
        <w:rPr>
          <w:rFonts w:ascii="Arial"/>
          <w:b/>
          <w:color w:val="1F3864"/>
          <w:sz w:val="28"/>
        </w:rPr>
        <w:t>POLICIES</w:t>
      </w:r>
    </w:p>
    <w:p w14:paraId="4ABDDDEC" w14:textId="355AB1CE" w:rsidR="00C841BD" w:rsidRPr="008E0796" w:rsidRDefault="00B218E9" w:rsidP="00F672BA">
      <w:pPr>
        <w:pStyle w:val="PCardParagraph"/>
        <w:numPr>
          <w:ilvl w:val="0"/>
          <w:numId w:val="25"/>
        </w:numPr>
      </w:pPr>
      <w:r w:rsidRPr="008E0796">
        <w:t>The Palm Springs Municipal Code authorizes the Procurement and Contracting</w:t>
      </w:r>
      <w:r w:rsidR="008E0796" w:rsidRPr="008E0796">
        <w:t xml:space="preserve"> </w:t>
      </w:r>
      <w:r w:rsidRPr="008E0796">
        <w:t>Manager (as a designee of the City Manager) to delegate procurements.</w:t>
      </w:r>
    </w:p>
    <w:p w14:paraId="70F783B8" w14:textId="7363F663" w:rsidR="00C841BD" w:rsidRPr="008E0796" w:rsidRDefault="00B218E9" w:rsidP="00F672BA">
      <w:pPr>
        <w:pStyle w:val="PCardParagraph"/>
        <w:numPr>
          <w:ilvl w:val="0"/>
          <w:numId w:val="25"/>
        </w:numPr>
      </w:pPr>
      <w:r w:rsidRPr="008E0796">
        <w:t>The Procurement and Contracting Division will issue Procurement Cards to</w:t>
      </w:r>
      <w:r w:rsidR="008E0796" w:rsidRPr="008E0796">
        <w:t xml:space="preserve"> </w:t>
      </w:r>
      <w:r w:rsidRPr="008E0796">
        <w:t>regular employees (that are not on probation) as requested by the employee</w:t>
      </w:r>
      <w:r w:rsidRPr="008E0796">
        <w:t>’</w:t>
      </w:r>
      <w:r w:rsidRPr="008E0796">
        <w:t>s Department Head and if approved by the Procurement Manager and Finance Director, and the City Manager if necessary. Retired, suspended, temporary,</w:t>
      </w:r>
      <w:r w:rsidR="008E0796" w:rsidRPr="008E0796">
        <w:t xml:space="preserve"> </w:t>
      </w:r>
      <w:r w:rsidRPr="008E0796">
        <w:t>terminated, or other non-city employees are not eligible.</w:t>
      </w:r>
    </w:p>
    <w:p w14:paraId="628513A4" w14:textId="5CF029E7" w:rsidR="00C841BD" w:rsidRPr="008E0796" w:rsidRDefault="00B218E9" w:rsidP="00F672BA">
      <w:pPr>
        <w:pStyle w:val="PCardParagraph"/>
        <w:numPr>
          <w:ilvl w:val="0"/>
          <w:numId w:val="25"/>
        </w:numPr>
      </w:pPr>
      <w:r w:rsidRPr="008E0796">
        <w:t>Employees will not use City Procurement Cards for personal expenses even if the intent is to reimburse the City later. Charging personal expenses on City Procurement Cards is a misuse of City funds and a serious breach of the City</w:t>
      </w:r>
      <w:r w:rsidRPr="008E0796">
        <w:t>’</w:t>
      </w:r>
      <w:r w:rsidRPr="008E0796">
        <w:t>s procurement policy. Doing so</w:t>
      </w:r>
      <w:r w:rsidRPr="008E0796">
        <w:t>—</w:t>
      </w:r>
      <w:r w:rsidRPr="008E0796">
        <w:t>even if the intent is to reimburse the City later</w:t>
      </w:r>
      <w:r w:rsidRPr="008E0796">
        <w:t>—</w:t>
      </w:r>
      <w:r w:rsidRPr="008E0796">
        <w:t xml:space="preserve"> will result in disciplinary action, up to and including termination.</w:t>
      </w:r>
    </w:p>
    <w:p w14:paraId="264F66B4" w14:textId="6BC6C071" w:rsidR="00C841BD" w:rsidRPr="008E0796" w:rsidRDefault="00B218E9" w:rsidP="00F672BA">
      <w:pPr>
        <w:pStyle w:val="PCardParagraph"/>
        <w:numPr>
          <w:ilvl w:val="0"/>
          <w:numId w:val="25"/>
        </w:numPr>
      </w:pPr>
      <w:r w:rsidRPr="008E0796">
        <w:t>Procurement Cards must not be used for purchases when the cardholder has a personal interest in the merchant or knowledge that a purchase would create a conflict of interest. This includes a relationship where inappropriate personal gain may result. For example, buying from a relative or close friend creates a perception of personal conflict that should be disclosed before a purchasing</w:t>
      </w:r>
      <w:r w:rsidR="008E0796" w:rsidRPr="008E0796">
        <w:t xml:space="preserve"> </w:t>
      </w:r>
      <w:r w:rsidRPr="008E0796">
        <w:t>transaction is made.</w:t>
      </w:r>
    </w:p>
    <w:p w14:paraId="4F23BEFD" w14:textId="77777777" w:rsidR="00C841BD" w:rsidRDefault="00B218E9" w:rsidP="008E0796">
      <w:pPr>
        <w:spacing w:before="299" w:after="0" w:line="324" w:lineRule="exact"/>
        <w:jc w:val="left"/>
        <w:rPr>
          <w:rFonts w:ascii="Arial"/>
          <w:b/>
          <w:color w:val="000000"/>
          <w:sz w:val="28"/>
        </w:rPr>
      </w:pPr>
      <w:r>
        <w:rPr>
          <w:rFonts w:ascii="Arial"/>
          <w:b/>
          <w:color w:val="1F3864"/>
          <w:sz w:val="28"/>
        </w:rPr>
        <w:t>5. CARD</w:t>
      </w:r>
      <w:r>
        <w:rPr>
          <w:rFonts w:ascii="Arial"/>
          <w:b/>
          <w:color w:val="1F3864"/>
          <w:spacing w:val="-2"/>
          <w:sz w:val="28"/>
        </w:rPr>
        <w:t xml:space="preserve"> </w:t>
      </w:r>
      <w:r>
        <w:rPr>
          <w:rFonts w:ascii="Arial"/>
          <w:b/>
          <w:color w:val="1F3864"/>
          <w:sz w:val="28"/>
        </w:rPr>
        <w:t>RESTRICTIONS</w:t>
      </w:r>
    </w:p>
    <w:p w14:paraId="2962C136" w14:textId="77777777" w:rsidR="007F51E6" w:rsidRDefault="00B218E9" w:rsidP="008E0796">
      <w:pPr>
        <w:spacing w:before="79" w:after="0" w:line="276" w:lineRule="exact"/>
        <w:jc w:val="left"/>
        <w:rPr>
          <w:rFonts w:ascii="Arial"/>
          <w:color w:val="000000"/>
          <w:sz w:val="24"/>
        </w:rPr>
      </w:pPr>
      <w:commentRangeStart w:id="13"/>
      <w:ins w:id="14" w:author="Claude" w:date="2026-06-09T00:00:00Z">
        <w:r>
          <w:rPr>
            <w:rFonts w:ascii="Arial"/>
            <w:color w:val="000000"/>
            <w:sz w:val="24"/>
          </w:rPr>
          <w:t>The Procurement Card is a payment mechanism and shall not be used to circumvent procurement requirements, quotation requirements, approval requirements, budget controls, or competitive purchasing requirements.</w:t>
        </w:r>
      </w:ins>
      <w:commentRangeEnd w:id="13"/>
      <w:r w:rsidR="001C0F89">
        <w:rPr>
          <w:rStyle w:val="CommentReference"/>
          <w:rFonts w:ascii="Arial"/>
          <w:color w:val="000000"/>
          <w:sz w:val="24"/>
          <w:szCs w:val="22"/>
        </w:rPr>
        <w:commentReference w:id="13"/>
      </w:r>
    </w:p>
    <w:p w14:paraId="3005CE81" w14:textId="77777777" w:rsidR="008E0796" w:rsidRDefault="00B218E9" w:rsidP="008E0796">
      <w:pPr>
        <w:spacing w:before="121" w:after="0" w:line="276" w:lineRule="exact"/>
        <w:jc w:val="left"/>
        <w:rPr>
          <w:rFonts w:ascii="Arial"/>
          <w:color w:val="000000"/>
          <w:sz w:val="24"/>
        </w:rPr>
      </w:pPr>
      <w:r>
        <w:rPr>
          <w:rFonts w:ascii="Arial"/>
          <w:color w:val="000000"/>
          <w:sz w:val="24"/>
        </w:rPr>
        <w:t>The Procurement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Card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can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be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used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to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purchase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supplies and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materials which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 w:hAnsi="Arial" w:cs="Arial"/>
          <w:color w:val="000000"/>
          <w:spacing w:val="1"/>
          <w:sz w:val="24"/>
        </w:rPr>
        <w:t>are</w:t>
      </w:r>
      <w:r w:rsidR="008E0796">
        <w:rPr>
          <w:rFonts w:ascii="Arial" w:hAnsi="Arial" w:cs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authorized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and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that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do</w:t>
      </w:r>
      <w:r>
        <w:rPr>
          <w:rFonts w:ascii="Arial"/>
          <w:color w:val="000000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not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exceed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the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single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transaction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limit.</w:t>
      </w:r>
    </w:p>
    <w:p w14:paraId="4D875C88" w14:textId="005C0BDB" w:rsidR="00C841BD" w:rsidRDefault="00B218E9" w:rsidP="008E0796">
      <w:pPr>
        <w:spacing w:before="121" w:after="0" w:line="276" w:lineRule="exact"/>
        <w:jc w:val="left"/>
        <w:rPr>
          <w:rFonts w:ascii="Arial"/>
          <w:color w:val="000000"/>
          <w:sz w:val="24"/>
        </w:rPr>
      </w:pPr>
      <w:r>
        <w:rPr>
          <w:rFonts w:ascii="Arial"/>
          <w:color w:val="000000"/>
          <w:sz w:val="24"/>
        </w:rPr>
        <w:t>The Procurement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Card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is </w:t>
      </w:r>
      <w:r>
        <w:rPr>
          <w:rFonts w:ascii="Arial"/>
          <w:color w:val="000000"/>
          <w:spacing w:val="1"/>
          <w:sz w:val="24"/>
        </w:rPr>
        <w:t>not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to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be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used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for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services </w:t>
      </w:r>
      <w:r>
        <w:rPr>
          <w:rFonts w:ascii="Arial"/>
          <w:color w:val="000000"/>
          <w:spacing w:val="1"/>
          <w:sz w:val="24"/>
        </w:rPr>
        <w:t>of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any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kind,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or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rentals and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lease</w:t>
      </w:r>
      <w:r w:rsidR="008E0796">
        <w:rPr>
          <w:rFonts w:ascii="Arial" w:hAnsi="Arial" w:cs="Arial"/>
          <w:color w:val="000000"/>
          <w:sz w:val="24"/>
        </w:rPr>
        <w:t xml:space="preserve"> </w:t>
      </w:r>
      <w:r>
        <w:rPr>
          <w:rFonts w:ascii="Arial"/>
          <w:color w:val="000000"/>
          <w:sz w:val="24"/>
        </w:rPr>
        <w:t>payments,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due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to</w:t>
      </w:r>
      <w:r>
        <w:rPr>
          <w:rFonts w:ascii="Arial"/>
          <w:color w:val="000000"/>
          <w:spacing w:val="2"/>
          <w:sz w:val="24"/>
        </w:rPr>
        <w:t xml:space="preserve"> </w:t>
      </w:r>
      <w:r>
        <w:rPr>
          <w:rFonts w:ascii="Arial"/>
          <w:color w:val="000000"/>
          <w:sz w:val="24"/>
        </w:rPr>
        <w:t>insurance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requirements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and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the</w:t>
      </w:r>
      <w:r>
        <w:rPr>
          <w:rFonts w:ascii="Arial"/>
          <w:color w:val="000000"/>
          <w:sz w:val="24"/>
        </w:rPr>
        <w:t xml:space="preserve"> complexity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of</w:t>
      </w:r>
      <w:r>
        <w:rPr>
          <w:rFonts w:ascii="Arial"/>
          <w:color w:val="000000"/>
          <w:sz w:val="24"/>
        </w:rPr>
        <w:t xml:space="preserve"> IRS</w:t>
      </w:r>
      <w:r>
        <w:rPr>
          <w:rFonts w:ascii="Arial"/>
          <w:color w:val="000000"/>
          <w:spacing w:val="-4"/>
          <w:sz w:val="24"/>
        </w:rPr>
        <w:t xml:space="preserve"> </w:t>
      </w:r>
      <w:r>
        <w:rPr>
          <w:rFonts w:ascii="Arial"/>
          <w:color w:val="000000"/>
          <w:sz w:val="24"/>
        </w:rPr>
        <w:t>1099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reporting.</w:t>
      </w:r>
      <w:r w:rsidR="008E0796">
        <w:rPr>
          <w:rFonts w:ascii="Arial" w:hAnsi="Arial" w:cs="Arial"/>
          <w:color w:val="000000"/>
          <w:sz w:val="24"/>
        </w:rPr>
        <w:t xml:space="preserve"> </w:t>
      </w:r>
      <w:r>
        <w:rPr>
          <w:rFonts w:ascii="Arial"/>
          <w:color w:val="000000"/>
          <w:sz w:val="24"/>
        </w:rPr>
        <w:t>Internal Revenue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Service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regulations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require</w:t>
      </w:r>
      <w:r>
        <w:rPr>
          <w:rFonts w:ascii="Arial"/>
          <w:color w:val="000000"/>
          <w:spacing w:val="-1"/>
          <w:sz w:val="24"/>
        </w:rPr>
        <w:t xml:space="preserve"> the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City </w:t>
      </w:r>
      <w:r>
        <w:rPr>
          <w:rFonts w:ascii="Arial"/>
          <w:color w:val="000000"/>
          <w:spacing w:val="-1"/>
          <w:sz w:val="24"/>
        </w:rPr>
        <w:t>to</w:t>
      </w:r>
      <w:r>
        <w:rPr>
          <w:rFonts w:ascii="Arial"/>
          <w:color w:val="000000"/>
          <w:spacing w:val="2"/>
          <w:sz w:val="24"/>
        </w:rPr>
        <w:t xml:space="preserve"> </w:t>
      </w:r>
      <w:r>
        <w:rPr>
          <w:rFonts w:ascii="Arial"/>
          <w:color w:val="000000"/>
          <w:sz w:val="24"/>
        </w:rPr>
        <w:t>file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informational returns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 w:hAnsi="Arial" w:cs="Arial"/>
          <w:color w:val="000000"/>
          <w:spacing w:val="2"/>
          <w:sz w:val="24"/>
        </w:rPr>
        <w:t>(Form</w:t>
      </w:r>
      <w:r w:rsidR="008E0796">
        <w:rPr>
          <w:rFonts w:ascii="Arial" w:hAnsi="Arial" w:cs="Arial"/>
          <w:color w:val="000000"/>
          <w:spacing w:val="2"/>
          <w:sz w:val="24"/>
        </w:rPr>
        <w:t xml:space="preserve"> </w:t>
      </w:r>
      <w:r>
        <w:rPr>
          <w:rFonts w:ascii="Arial"/>
          <w:color w:val="000000"/>
          <w:sz w:val="24"/>
        </w:rPr>
        <w:t>1099s) for each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vendor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performing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a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service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or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receiving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a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rent/lease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payment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for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$600</w:t>
      </w:r>
      <w:r w:rsidR="008E0796">
        <w:rPr>
          <w:rFonts w:ascii="Arial" w:hAnsi="Arial" w:cs="Arial"/>
          <w:color w:val="000000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or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more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z w:val="24"/>
        </w:rPr>
        <w:t>(within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a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calendar year).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The</w:t>
      </w:r>
      <w:r>
        <w:rPr>
          <w:rFonts w:ascii="Arial"/>
          <w:color w:val="000000"/>
          <w:spacing w:val="2"/>
          <w:sz w:val="24"/>
        </w:rPr>
        <w:t xml:space="preserve"> </w:t>
      </w:r>
      <w:r>
        <w:rPr>
          <w:rFonts w:ascii="Arial"/>
          <w:color w:val="000000"/>
          <w:sz w:val="24"/>
        </w:rPr>
        <w:t>IRS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may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assess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a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penalty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to</w:t>
      </w:r>
      <w:r>
        <w:rPr>
          <w:rFonts w:ascii="Arial"/>
          <w:color w:val="000000"/>
          <w:spacing w:val="-1"/>
          <w:sz w:val="24"/>
        </w:rPr>
        <w:t xml:space="preserve"> the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City for </w:t>
      </w:r>
      <w:r>
        <w:rPr>
          <w:rFonts w:ascii="Arial" w:hAnsi="Arial" w:cs="Arial"/>
          <w:color w:val="000000"/>
          <w:sz w:val="24"/>
        </w:rPr>
        <w:t>each</w:t>
      </w:r>
      <w:r w:rsidR="008E0796">
        <w:rPr>
          <w:rFonts w:ascii="Arial" w:hAnsi="Arial" w:cs="Arial"/>
          <w:color w:val="000000"/>
          <w:sz w:val="24"/>
        </w:rPr>
        <w:t xml:space="preserve"> </w:t>
      </w:r>
      <w:r>
        <w:rPr>
          <w:rFonts w:ascii="Arial"/>
          <w:color w:val="000000"/>
          <w:sz w:val="24"/>
        </w:rPr>
        <w:t>Form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1099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not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filed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or</w:t>
      </w:r>
      <w:r>
        <w:rPr>
          <w:rFonts w:ascii="Arial"/>
          <w:color w:val="000000"/>
          <w:spacing w:val="-4"/>
          <w:sz w:val="24"/>
        </w:rPr>
        <w:t xml:space="preserve"> </w:t>
      </w:r>
      <w:r>
        <w:rPr>
          <w:rFonts w:ascii="Arial"/>
          <w:color w:val="000000"/>
          <w:sz w:val="24"/>
        </w:rPr>
        <w:t>filed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with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missing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information.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The</w:t>
      </w:r>
      <w:r>
        <w:rPr>
          <w:rFonts w:ascii="Arial"/>
          <w:color w:val="000000"/>
          <w:spacing w:val="2"/>
          <w:sz w:val="24"/>
        </w:rPr>
        <w:t xml:space="preserve"> </w:t>
      </w:r>
      <w:r>
        <w:rPr>
          <w:rFonts w:ascii="Arial"/>
          <w:color w:val="000000"/>
          <w:sz w:val="24"/>
        </w:rPr>
        <w:t>City requires that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any </w:t>
      </w:r>
      <w:r>
        <w:rPr>
          <w:rFonts w:ascii="Arial" w:hAnsi="Arial" w:cs="Arial"/>
          <w:color w:val="000000"/>
          <w:spacing w:val="2"/>
          <w:sz w:val="24"/>
        </w:rPr>
        <w:t>vendor</w:t>
      </w:r>
      <w:r w:rsidR="008E0796">
        <w:rPr>
          <w:rFonts w:ascii="Arial" w:hAnsi="Arial" w:cs="Arial"/>
          <w:color w:val="000000"/>
          <w:spacing w:val="2"/>
          <w:sz w:val="24"/>
        </w:rPr>
        <w:t xml:space="preserve"> </w:t>
      </w:r>
      <w:r>
        <w:rPr>
          <w:rFonts w:ascii="Arial"/>
          <w:color w:val="000000"/>
          <w:sz w:val="24"/>
        </w:rPr>
        <w:t>performing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a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service</w:t>
      </w:r>
      <w:r>
        <w:rPr>
          <w:rFonts w:ascii="Arial"/>
          <w:color w:val="000000"/>
          <w:spacing w:val="-1"/>
          <w:sz w:val="24"/>
        </w:rPr>
        <w:t xml:space="preserve"> on</w:t>
      </w:r>
      <w:r>
        <w:rPr>
          <w:rFonts w:ascii="Arial"/>
          <w:color w:val="000000"/>
          <w:spacing w:val="2"/>
          <w:sz w:val="24"/>
        </w:rPr>
        <w:t xml:space="preserve"> </w:t>
      </w:r>
      <w:r>
        <w:rPr>
          <w:rFonts w:ascii="Arial"/>
          <w:color w:val="000000"/>
          <w:sz w:val="24"/>
        </w:rPr>
        <w:t>City property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must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be</w:t>
      </w:r>
      <w:r>
        <w:rPr>
          <w:rFonts w:ascii="Arial"/>
          <w:color w:val="000000"/>
          <w:spacing w:val="2"/>
          <w:sz w:val="24"/>
        </w:rPr>
        <w:t xml:space="preserve"> </w:t>
      </w:r>
      <w:r>
        <w:rPr>
          <w:rFonts w:ascii="Arial"/>
          <w:color w:val="000000"/>
          <w:sz w:val="24"/>
        </w:rPr>
        <w:t>properly insured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and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evidence</w:t>
      </w:r>
      <w:r>
        <w:rPr>
          <w:rFonts w:ascii="Arial"/>
          <w:color w:val="000000"/>
          <w:spacing w:val="1"/>
          <w:sz w:val="24"/>
        </w:rPr>
        <w:t xml:space="preserve"> of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said</w:t>
      </w:r>
      <w:r w:rsidR="008E0796">
        <w:rPr>
          <w:rFonts w:ascii="Arial" w:hAnsi="Arial" w:cs="Arial"/>
          <w:color w:val="000000"/>
          <w:sz w:val="24"/>
        </w:rPr>
        <w:t xml:space="preserve"> </w:t>
      </w:r>
      <w:r>
        <w:rPr>
          <w:rFonts w:ascii="Arial"/>
          <w:color w:val="000000"/>
          <w:sz w:val="24"/>
        </w:rPr>
        <w:t>insurance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must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meet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all</w:t>
      </w:r>
      <w:r>
        <w:rPr>
          <w:rFonts w:ascii="Arial"/>
          <w:color w:val="000000"/>
          <w:sz w:val="24"/>
        </w:rPr>
        <w:t xml:space="preserve"> requirements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of</w:t>
      </w:r>
      <w:r>
        <w:rPr>
          <w:rFonts w:ascii="Arial"/>
          <w:color w:val="000000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 xml:space="preserve">the </w:t>
      </w:r>
      <w:r>
        <w:rPr>
          <w:rFonts w:ascii="Arial"/>
          <w:color w:val="000000"/>
          <w:sz w:val="24"/>
        </w:rPr>
        <w:t>City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Attorney/Risk Manager </w:t>
      </w:r>
      <w:r>
        <w:rPr>
          <w:rFonts w:ascii="Arial"/>
          <w:color w:val="000000"/>
          <w:spacing w:val="-1"/>
          <w:sz w:val="24"/>
        </w:rPr>
        <w:t xml:space="preserve">and </w:t>
      </w:r>
      <w:r>
        <w:rPr>
          <w:rFonts w:ascii="Arial"/>
          <w:color w:val="000000"/>
          <w:spacing w:val="1"/>
          <w:sz w:val="24"/>
        </w:rPr>
        <w:t>be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on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file</w:t>
      </w:r>
      <w:r w:rsidR="008E0796">
        <w:rPr>
          <w:rFonts w:ascii="Arial" w:hAnsi="Arial" w:cs="Arial"/>
          <w:color w:val="000000"/>
          <w:sz w:val="24"/>
        </w:rPr>
        <w:t xml:space="preserve"> </w:t>
      </w:r>
      <w:r>
        <w:rPr>
          <w:rFonts w:ascii="Arial"/>
          <w:color w:val="000000"/>
          <w:sz w:val="24"/>
        </w:rPr>
        <w:t>in</w:t>
      </w:r>
      <w:r>
        <w:rPr>
          <w:rFonts w:ascii="Arial"/>
          <w:color w:val="000000"/>
          <w:spacing w:val="1"/>
          <w:sz w:val="24"/>
        </w:rPr>
        <w:t xml:space="preserve"> the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Procurement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office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prior to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commencement</w:t>
      </w:r>
      <w:r>
        <w:rPr>
          <w:rFonts w:ascii="Arial"/>
          <w:color w:val="000000"/>
          <w:spacing w:val="1"/>
          <w:sz w:val="24"/>
        </w:rPr>
        <w:t xml:space="preserve"> of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z w:val="24"/>
        </w:rPr>
        <w:t>work. Therefore,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all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services</w:t>
      </w:r>
      <w:r>
        <w:rPr>
          <w:rFonts w:ascii="Arial"/>
          <w:color w:val="000000"/>
          <w:spacing w:val="6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are </w:t>
      </w:r>
      <w:r>
        <w:rPr>
          <w:rFonts w:ascii="Arial" w:hAnsi="Arial" w:cs="Arial"/>
          <w:color w:val="000000"/>
          <w:spacing w:val="-1"/>
          <w:sz w:val="24"/>
        </w:rPr>
        <w:t>to</w:t>
      </w:r>
      <w:r w:rsidR="008E0796">
        <w:rPr>
          <w:rFonts w:ascii="Arial" w:hAnsi="Arial" w:cs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be</w:t>
      </w:r>
      <w:r>
        <w:rPr>
          <w:rFonts w:ascii="Arial"/>
          <w:color w:val="000000"/>
          <w:sz w:val="24"/>
        </w:rPr>
        <w:t xml:space="preserve"> acquired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via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the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normal Requisition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or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Blanket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pacing w:val="-2"/>
          <w:sz w:val="24"/>
        </w:rPr>
        <w:t>PO</w:t>
      </w:r>
      <w:r>
        <w:rPr>
          <w:rFonts w:ascii="Arial"/>
          <w:color w:val="000000"/>
          <w:sz w:val="24"/>
        </w:rPr>
        <w:t xml:space="preserve"> method,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not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via</w:t>
      </w:r>
      <w:r>
        <w:rPr>
          <w:rFonts w:ascii="Arial"/>
          <w:color w:val="000000"/>
          <w:spacing w:val="2"/>
          <w:sz w:val="24"/>
        </w:rPr>
        <w:t xml:space="preserve"> </w:t>
      </w:r>
      <w:r>
        <w:rPr>
          <w:rFonts w:ascii="Arial"/>
          <w:color w:val="000000"/>
          <w:sz w:val="24"/>
        </w:rPr>
        <w:t>the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Procurement</w:t>
      </w:r>
      <w:r w:rsidR="008E0796">
        <w:rPr>
          <w:rFonts w:ascii="Arial" w:hAnsi="Arial" w:cs="Arial"/>
          <w:color w:val="000000"/>
          <w:sz w:val="24"/>
        </w:rPr>
        <w:t xml:space="preserve"> </w:t>
      </w:r>
      <w:r>
        <w:rPr>
          <w:rFonts w:ascii="Arial"/>
          <w:color w:val="000000"/>
          <w:sz w:val="24"/>
        </w:rPr>
        <w:t>Card.</w:t>
      </w:r>
    </w:p>
    <w:p w14:paraId="5CF5B029" w14:textId="77777777" w:rsidR="00C841BD" w:rsidRDefault="00B218E9" w:rsidP="008E0796">
      <w:pPr>
        <w:spacing w:before="238" w:after="0" w:line="278" w:lineRule="exact"/>
        <w:jc w:val="left"/>
        <w:rPr>
          <w:rFonts w:ascii="Arial"/>
          <w:b/>
          <w:color w:val="000000"/>
          <w:sz w:val="24"/>
        </w:rPr>
      </w:pPr>
      <w:r>
        <w:rPr>
          <w:rFonts w:ascii="Arial"/>
          <w:b/>
          <w:color w:val="2E5496"/>
          <w:sz w:val="24"/>
        </w:rPr>
        <w:t>5.1</w:t>
      </w:r>
      <w:r>
        <w:rPr>
          <w:rFonts w:ascii="Arial"/>
          <w:b/>
          <w:color w:val="2E5496"/>
          <w:spacing w:val="1"/>
          <w:sz w:val="24"/>
        </w:rPr>
        <w:t xml:space="preserve"> </w:t>
      </w:r>
      <w:r>
        <w:rPr>
          <w:rFonts w:ascii="Arial"/>
          <w:b/>
          <w:color w:val="2E5496"/>
          <w:sz w:val="24"/>
        </w:rPr>
        <w:t>Examples</w:t>
      </w:r>
      <w:r>
        <w:rPr>
          <w:rFonts w:ascii="Arial"/>
          <w:b/>
          <w:color w:val="2E5496"/>
          <w:spacing w:val="1"/>
          <w:sz w:val="24"/>
        </w:rPr>
        <w:t xml:space="preserve"> </w:t>
      </w:r>
      <w:r>
        <w:rPr>
          <w:rFonts w:ascii="Arial"/>
          <w:b/>
          <w:color w:val="2E5496"/>
          <w:sz w:val="24"/>
        </w:rPr>
        <w:t>of</w:t>
      </w:r>
      <w:r>
        <w:rPr>
          <w:rFonts w:ascii="Arial"/>
          <w:b/>
          <w:color w:val="2E5496"/>
          <w:spacing w:val="-2"/>
          <w:sz w:val="24"/>
        </w:rPr>
        <w:t xml:space="preserve"> </w:t>
      </w:r>
      <w:r>
        <w:rPr>
          <w:rFonts w:ascii="Arial"/>
          <w:b/>
          <w:color w:val="2E5496"/>
          <w:sz w:val="24"/>
        </w:rPr>
        <w:t>Prohibited Services</w:t>
      </w:r>
    </w:p>
    <w:p w14:paraId="5873FE2B" w14:textId="77777777" w:rsidR="00C841BD" w:rsidRDefault="00B218E9" w:rsidP="008E0796">
      <w:pPr>
        <w:spacing w:before="78" w:after="0" w:line="278" w:lineRule="exact"/>
        <w:ind w:left="720" w:hanging="360"/>
        <w:jc w:val="left"/>
        <w:rPr>
          <w:rFonts w:ascii="Arial"/>
          <w:color w:val="000000"/>
          <w:sz w:val="24"/>
        </w:rPr>
      </w:pPr>
      <w:r>
        <w:rPr>
          <w:rFonts w:ascii="Arial"/>
          <w:color w:val="000000"/>
          <w:spacing w:val="1"/>
          <w:sz w:val="24"/>
        </w:rPr>
        <w:t>1.</w:t>
      </w:r>
      <w:r>
        <w:rPr>
          <w:rFonts w:ascii="Arial"/>
          <w:color w:val="000000"/>
          <w:spacing w:val="91"/>
          <w:sz w:val="24"/>
        </w:rPr>
        <w:t xml:space="preserve"> </w:t>
      </w:r>
      <w:r>
        <w:rPr>
          <w:rFonts w:ascii="Arial"/>
          <w:color w:val="000000"/>
          <w:sz w:val="24"/>
        </w:rPr>
        <w:t>Professional service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fees,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such</w:t>
      </w:r>
      <w:r>
        <w:rPr>
          <w:rFonts w:ascii="Arial"/>
          <w:color w:val="000000"/>
          <w:spacing w:val="1"/>
          <w:sz w:val="24"/>
        </w:rPr>
        <w:t xml:space="preserve"> as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fees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to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attorneys,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accountants,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and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architects.</w:t>
      </w:r>
    </w:p>
    <w:p w14:paraId="74EA9953" w14:textId="2D71422D" w:rsidR="00C841BD" w:rsidRDefault="00B218E9" w:rsidP="008E0796">
      <w:pPr>
        <w:spacing w:before="82" w:after="0" w:line="276" w:lineRule="exact"/>
        <w:ind w:left="720" w:hanging="360"/>
        <w:jc w:val="left"/>
        <w:rPr>
          <w:rFonts w:ascii="Arial"/>
          <w:color w:val="000000"/>
          <w:sz w:val="24"/>
        </w:rPr>
      </w:pPr>
      <w:r>
        <w:rPr>
          <w:rFonts w:ascii="Arial"/>
          <w:color w:val="000000"/>
          <w:spacing w:val="1"/>
          <w:sz w:val="24"/>
        </w:rPr>
        <w:t>2.</w:t>
      </w:r>
      <w:r>
        <w:rPr>
          <w:rFonts w:ascii="Arial"/>
          <w:color w:val="000000"/>
          <w:spacing w:val="91"/>
          <w:sz w:val="24"/>
        </w:rPr>
        <w:t xml:space="preserve"> </w:t>
      </w:r>
      <w:r>
        <w:rPr>
          <w:rFonts w:ascii="Arial"/>
          <w:color w:val="000000"/>
          <w:sz w:val="24"/>
        </w:rPr>
        <w:t>Repair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or</w:t>
      </w:r>
      <w:r>
        <w:rPr>
          <w:rFonts w:ascii="Arial"/>
          <w:color w:val="000000"/>
          <w:spacing w:val="-4"/>
          <w:sz w:val="24"/>
        </w:rPr>
        <w:t xml:space="preserve"> </w:t>
      </w:r>
      <w:r>
        <w:rPr>
          <w:rFonts w:ascii="Arial"/>
          <w:color w:val="000000"/>
          <w:sz w:val="24"/>
        </w:rPr>
        <w:t>maintenance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services,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including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payment</w:t>
      </w:r>
      <w:r>
        <w:rPr>
          <w:rFonts w:ascii="Arial"/>
          <w:color w:val="000000"/>
          <w:spacing w:val="1"/>
          <w:sz w:val="24"/>
        </w:rPr>
        <w:t xml:space="preserve"> for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z w:val="24"/>
        </w:rPr>
        <w:t>parts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or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materials used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 w:hAnsi="Arial" w:cs="Arial"/>
          <w:color w:val="000000"/>
          <w:spacing w:val="1"/>
          <w:sz w:val="24"/>
        </w:rPr>
        <w:t>to</w:t>
      </w:r>
      <w:r>
        <w:rPr>
          <w:rFonts w:ascii="Arial"/>
          <w:color w:val="000000"/>
          <w:spacing w:val="293"/>
          <w:sz w:val="24"/>
        </w:rPr>
        <w:t xml:space="preserve"> </w:t>
      </w:r>
      <w:r>
        <w:rPr>
          <w:rFonts w:ascii="Arial"/>
          <w:color w:val="000000"/>
          <w:sz w:val="24"/>
        </w:rPr>
        <w:t>perform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the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services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as</w:t>
      </w:r>
      <w:r>
        <w:rPr>
          <w:rFonts w:ascii="Arial"/>
          <w:color w:val="000000"/>
          <w:spacing w:val="2"/>
          <w:sz w:val="24"/>
        </w:rPr>
        <w:t xml:space="preserve"> </w:t>
      </w:r>
      <w:r>
        <w:rPr>
          <w:rFonts w:ascii="Arial"/>
          <w:color w:val="000000"/>
          <w:sz w:val="24"/>
        </w:rPr>
        <w:t>long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as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supplying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the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parts </w:t>
      </w:r>
      <w:r>
        <w:rPr>
          <w:rFonts w:ascii="Arial"/>
          <w:color w:val="000000"/>
          <w:spacing w:val="1"/>
          <w:sz w:val="24"/>
        </w:rPr>
        <w:t>or</w:t>
      </w:r>
      <w:r>
        <w:rPr>
          <w:rFonts w:ascii="Arial"/>
          <w:color w:val="000000"/>
          <w:spacing w:val="-4"/>
          <w:sz w:val="24"/>
        </w:rPr>
        <w:t xml:space="preserve"> </w:t>
      </w:r>
      <w:r>
        <w:rPr>
          <w:rFonts w:ascii="Arial"/>
          <w:color w:val="000000"/>
          <w:sz w:val="24"/>
        </w:rPr>
        <w:t>materials was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incidental </w:t>
      </w:r>
      <w:r>
        <w:rPr>
          <w:rFonts w:ascii="Arial" w:hAnsi="Arial" w:cs="Arial"/>
          <w:color w:val="000000"/>
          <w:sz w:val="24"/>
        </w:rPr>
        <w:t>to</w:t>
      </w:r>
      <w:r>
        <w:rPr>
          <w:rFonts w:ascii="Arial"/>
          <w:color w:val="000000"/>
          <w:spacing w:val="293"/>
          <w:sz w:val="24"/>
        </w:rPr>
        <w:t xml:space="preserve"> </w:t>
      </w:r>
      <w:r>
        <w:rPr>
          <w:rFonts w:ascii="Arial"/>
          <w:color w:val="000000"/>
          <w:sz w:val="24"/>
        </w:rPr>
        <w:t>providing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the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service.</w:t>
      </w:r>
    </w:p>
    <w:p w14:paraId="6708FFF5" w14:textId="77777777" w:rsidR="00C841BD" w:rsidRDefault="00B218E9" w:rsidP="008E0796">
      <w:pPr>
        <w:spacing w:before="238" w:after="0" w:line="278" w:lineRule="exact"/>
        <w:jc w:val="left"/>
        <w:rPr>
          <w:rFonts w:ascii="Arial"/>
          <w:b/>
          <w:color w:val="000000"/>
          <w:sz w:val="24"/>
        </w:rPr>
      </w:pPr>
      <w:r>
        <w:rPr>
          <w:rFonts w:ascii="Arial"/>
          <w:b/>
          <w:color w:val="2E5496"/>
          <w:sz w:val="24"/>
        </w:rPr>
        <w:lastRenderedPageBreak/>
        <w:t>5.2</w:t>
      </w:r>
      <w:r>
        <w:rPr>
          <w:rFonts w:ascii="Arial"/>
          <w:b/>
          <w:color w:val="2E5496"/>
          <w:spacing w:val="1"/>
          <w:sz w:val="24"/>
        </w:rPr>
        <w:t xml:space="preserve"> </w:t>
      </w:r>
      <w:r>
        <w:rPr>
          <w:rFonts w:ascii="Arial"/>
          <w:b/>
          <w:color w:val="2E5496"/>
          <w:spacing w:val="-1"/>
          <w:sz w:val="24"/>
        </w:rPr>
        <w:t>Use</w:t>
      </w:r>
      <w:r>
        <w:rPr>
          <w:rFonts w:ascii="Arial"/>
          <w:b/>
          <w:color w:val="2E5496"/>
          <w:spacing w:val="1"/>
          <w:sz w:val="24"/>
        </w:rPr>
        <w:t xml:space="preserve"> </w:t>
      </w:r>
      <w:r>
        <w:rPr>
          <w:rFonts w:ascii="Arial"/>
          <w:b/>
          <w:color w:val="2E5496"/>
          <w:sz w:val="24"/>
        </w:rPr>
        <w:t>of Procurement</w:t>
      </w:r>
      <w:r>
        <w:rPr>
          <w:rFonts w:ascii="Arial"/>
          <w:b/>
          <w:color w:val="2E5496"/>
          <w:spacing w:val="-1"/>
          <w:sz w:val="24"/>
        </w:rPr>
        <w:t xml:space="preserve"> </w:t>
      </w:r>
      <w:r>
        <w:rPr>
          <w:rFonts w:ascii="Arial"/>
          <w:b/>
          <w:color w:val="2E5496"/>
          <w:sz w:val="24"/>
        </w:rPr>
        <w:t>Card for Travel</w:t>
      </w:r>
      <w:r>
        <w:rPr>
          <w:rFonts w:ascii="Arial"/>
          <w:b/>
          <w:color w:val="2E5496"/>
          <w:spacing w:val="-2"/>
          <w:sz w:val="24"/>
        </w:rPr>
        <w:t xml:space="preserve"> </w:t>
      </w:r>
      <w:r>
        <w:rPr>
          <w:rFonts w:ascii="Arial"/>
          <w:b/>
          <w:color w:val="2E5496"/>
          <w:spacing w:val="-1"/>
          <w:sz w:val="24"/>
        </w:rPr>
        <w:t>and</w:t>
      </w:r>
      <w:r>
        <w:rPr>
          <w:rFonts w:ascii="Arial"/>
          <w:b/>
          <w:color w:val="2E5496"/>
          <w:spacing w:val="1"/>
          <w:sz w:val="24"/>
        </w:rPr>
        <w:t xml:space="preserve"> </w:t>
      </w:r>
      <w:r>
        <w:rPr>
          <w:rFonts w:ascii="Arial"/>
          <w:b/>
          <w:color w:val="2E5496"/>
          <w:sz w:val="24"/>
        </w:rPr>
        <w:t>Meals</w:t>
      </w:r>
    </w:p>
    <w:p w14:paraId="5F504F1E" w14:textId="5C10E0E8" w:rsidR="00C841BD" w:rsidRDefault="00B218E9" w:rsidP="008E0796">
      <w:pPr>
        <w:spacing w:before="79" w:after="0" w:line="276" w:lineRule="exact"/>
        <w:jc w:val="left"/>
        <w:rPr>
          <w:rFonts w:ascii="Arial"/>
          <w:color w:val="000000"/>
          <w:sz w:val="24"/>
        </w:rPr>
      </w:pPr>
      <w:r>
        <w:rPr>
          <w:rFonts w:ascii="Arial"/>
          <w:color w:val="000000"/>
          <w:sz w:val="24"/>
        </w:rPr>
        <w:t>The City Manager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z w:val="24"/>
        </w:rPr>
        <w:t>must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approve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all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cards that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will have authorization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to</w:t>
      </w:r>
      <w:r>
        <w:rPr>
          <w:rFonts w:ascii="Arial"/>
          <w:color w:val="000000"/>
          <w:sz w:val="24"/>
        </w:rPr>
        <w:t xml:space="preserve"> procure </w:t>
      </w:r>
      <w:r>
        <w:rPr>
          <w:rFonts w:ascii="Arial" w:hAnsi="Arial" w:cs="Arial"/>
          <w:color w:val="000000"/>
          <w:sz w:val="24"/>
        </w:rPr>
        <w:t>travel,</w:t>
      </w:r>
      <w:r w:rsidR="008E0796">
        <w:rPr>
          <w:rFonts w:ascii="Arial" w:hAnsi="Arial" w:cs="Arial"/>
          <w:color w:val="000000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hotel,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z w:val="24"/>
        </w:rPr>
        <w:t>meals and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entertainment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if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necessary. </w:t>
      </w:r>
      <w:r>
        <w:rPr>
          <w:rFonts w:ascii="Arial"/>
          <w:color w:val="000000"/>
          <w:spacing w:val="-2"/>
          <w:sz w:val="24"/>
        </w:rPr>
        <w:t>If</w:t>
      </w:r>
      <w:r>
        <w:rPr>
          <w:rFonts w:ascii="Arial"/>
          <w:color w:val="000000"/>
          <w:spacing w:val="2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an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authorized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Procurement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Card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is </w:t>
      </w:r>
      <w:r>
        <w:rPr>
          <w:rFonts w:ascii="Arial" w:hAnsi="Arial" w:cs="Arial"/>
          <w:color w:val="000000"/>
          <w:sz w:val="24"/>
        </w:rPr>
        <w:t>used</w:t>
      </w:r>
      <w:r w:rsidR="008E0796">
        <w:rPr>
          <w:rFonts w:ascii="Arial" w:hAnsi="Arial" w:cs="Arial"/>
          <w:color w:val="000000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for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travel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z w:val="24"/>
        </w:rPr>
        <w:t>purposes,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 xml:space="preserve">the </w:t>
      </w:r>
      <w:r>
        <w:rPr>
          <w:rFonts w:ascii="Arial"/>
          <w:color w:val="000000"/>
          <w:sz w:val="24"/>
        </w:rPr>
        <w:t>individual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z w:val="24"/>
        </w:rPr>
        <w:t>must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follow </w:t>
      </w:r>
      <w:r>
        <w:rPr>
          <w:rFonts w:ascii="Arial"/>
          <w:color w:val="000000"/>
          <w:spacing w:val="1"/>
          <w:sz w:val="24"/>
        </w:rPr>
        <w:t>the</w:t>
      </w:r>
      <w:r>
        <w:rPr>
          <w:rFonts w:ascii="Arial"/>
          <w:color w:val="000000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City’s</w:t>
      </w:r>
      <w:r>
        <w:rPr>
          <w:rFonts w:ascii="Arial"/>
          <w:color w:val="000000"/>
          <w:sz w:val="24"/>
        </w:rPr>
        <w:t xml:space="preserve"> Travel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Policy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 w:hAnsi="Arial" w:cs="Arial"/>
          <w:color w:val="000000"/>
          <w:spacing w:val="1"/>
          <w:sz w:val="24"/>
        </w:rPr>
        <w:t>and</w:t>
      </w:r>
      <w:r w:rsidR="008E0796">
        <w:rPr>
          <w:rFonts w:ascii="Arial" w:hAnsi="Arial" w:cs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reimbursement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procedures herein.</w:t>
      </w:r>
    </w:p>
    <w:p w14:paraId="26F80811" w14:textId="74C427AB" w:rsidR="00C841BD" w:rsidRDefault="00B218E9" w:rsidP="008E0796">
      <w:pPr>
        <w:spacing w:after="0" w:line="276" w:lineRule="exact"/>
        <w:jc w:val="left"/>
        <w:rPr>
          <w:rFonts w:ascii="Arial"/>
          <w:color w:val="000000"/>
          <w:sz w:val="24"/>
        </w:rPr>
      </w:pPr>
      <w:r>
        <w:rPr>
          <w:rFonts w:ascii="Arial"/>
          <w:color w:val="000000"/>
          <w:sz w:val="24"/>
        </w:rPr>
        <w:t>If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approved</w:t>
      </w:r>
      <w:r>
        <w:rPr>
          <w:rFonts w:ascii="Arial"/>
          <w:color w:val="000000"/>
          <w:spacing w:val="1"/>
          <w:sz w:val="24"/>
        </w:rPr>
        <w:t xml:space="preserve"> for</w:t>
      </w:r>
      <w:r>
        <w:rPr>
          <w:rFonts w:ascii="Arial"/>
          <w:color w:val="000000"/>
          <w:spacing w:val="-1"/>
          <w:sz w:val="24"/>
        </w:rPr>
        <w:t xml:space="preserve"> such </w:t>
      </w:r>
      <w:r>
        <w:rPr>
          <w:rFonts w:ascii="Arial"/>
          <w:color w:val="000000"/>
          <w:sz w:val="24"/>
        </w:rPr>
        <w:t>use,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the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Procurement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Card</w:t>
      </w:r>
      <w:r>
        <w:rPr>
          <w:rFonts w:ascii="Arial"/>
          <w:color w:val="000000"/>
          <w:spacing w:val="1"/>
          <w:sz w:val="24"/>
        </w:rPr>
        <w:t xml:space="preserve"> may</w:t>
      </w:r>
      <w:r>
        <w:rPr>
          <w:rFonts w:ascii="Arial"/>
          <w:color w:val="000000"/>
          <w:spacing w:val="-4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be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z w:val="24"/>
        </w:rPr>
        <w:t>used</w:t>
      </w:r>
      <w:r>
        <w:rPr>
          <w:rFonts w:ascii="Arial"/>
          <w:color w:val="000000"/>
          <w:spacing w:val="1"/>
          <w:sz w:val="24"/>
        </w:rPr>
        <w:t xml:space="preserve"> for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z w:val="24"/>
        </w:rPr>
        <w:t>airline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tickets,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travel</w:t>
      </w:r>
      <w:r w:rsidR="008E0796">
        <w:rPr>
          <w:rFonts w:ascii="Arial" w:hAnsi="Arial" w:cs="Arial"/>
          <w:color w:val="000000"/>
          <w:sz w:val="24"/>
        </w:rPr>
        <w:t xml:space="preserve"> </w:t>
      </w:r>
      <w:r>
        <w:rPr>
          <w:rFonts w:ascii="Arial"/>
          <w:color w:val="000000"/>
          <w:sz w:val="24"/>
        </w:rPr>
        <w:t>agency service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fees,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hotel room</w:t>
      </w:r>
      <w:r>
        <w:rPr>
          <w:rFonts w:ascii="Arial"/>
          <w:color w:val="000000"/>
          <w:spacing w:val="2"/>
          <w:sz w:val="24"/>
        </w:rPr>
        <w:t xml:space="preserve"> </w:t>
      </w:r>
      <w:r>
        <w:rPr>
          <w:rFonts w:ascii="Arial"/>
          <w:color w:val="000000"/>
          <w:sz w:val="24"/>
        </w:rPr>
        <w:t>rates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and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any applicable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taxes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and</w:t>
      </w:r>
      <w:r>
        <w:rPr>
          <w:rFonts w:ascii="Arial"/>
          <w:color w:val="000000"/>
          <w:spacing w:val="-4"/>
          <w:sz w:val="24"/>
        </w:rPr>
        <w:t xml:space="preserve"> </w:t>
      </w:r>
      <w:r>
        <w:rPr>
          <w:rFonts w:ascii="Arial"/>
          <w:color w:val="000000"/>
          <w:sz w:val="24"/>
        </w:rPr>
        <w:t>rental car costs.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In</w:t>
      </w:r>
      <w:r w:rsidR="008E0796">
        <w:rPr>
          <w:rFonts w:ascii="Arial" w:hAnsi="Arial" w:cs="Arial"/>
          <w:color w:val="000000"/>
          <w:sz w:val="24"/>
        </w:rPr>
        <w:t xml:space="preserve"> </w:t>
      </w:r>
      <w:r>
        <w:rPr>
          <w:rFonts w:ascii="Arial"/>
          <w:color w:val="000000"/>
          <w:sz w:val="24"/>
        </w:rPr>
        <w:t>addition,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a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Procurement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Card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may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z w:val="24"/>
        </w:rPr>
        <w:t>also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be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used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to</w:t>
      </w:r>
      <w:r>
        <w:rPr>
          <w:rFonts w:ascii="Arial"/>
          <w:color w:val="000000"/>
          <w:spacing w:val="2"/>
          <w:sz w:val="24"/>
        </w:rPr>
        <w:t xml:space="preserve"> </w:t>
      </w:r>
      <w:r>
        <w:rPr>
          <w:rFonts w:ascii="Arial"/>
          <w:color w:val="000000"/>
          <w:sz w:val="24"/>
        </w:rPr>
        <w:t>charge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car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rental, gas,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hotel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 w:hAnsi="Arial" w:cs="Arial"/>
          <w:color w:val="000000"/>
          <w:spacing w:val="5"/>
          <w:sz w:val="24"/>
        </w:rPr>
        <w:t>and</w:t>
      </w:r>
      <w:r w:rsidR="008E0796">
        <w:rPr>
          <w:rFonts w:ascii="Arial" w:hAnsi="Arial" w:cs="Arial"/>
          <w:color w:val="000000"/>
          <w:spacing w:val="5"/>
          <w:sz w:val="24"/>
        </w:rPr>
        <w:t xml:space="preserve"> </w:t>
      </w:r>
      <w:r>
        <w:rPr>
          <w:rFonts w:ascii="Arial"/>
          <w:color w:val="000000"/>
          <w:sz w:val="24"/>
        </w:rPr>
        <w:t>airport parking,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commercial transportation,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including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trains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such</w:t>
      </w:r>
      <w:r>
        <w:rPr>
          <w:rFonts w:ascii="Arial"/>
          <w:color w:val="000000"/>
          <w:spacing w:val="1"/>
          <w:sz w:val="24"/>
        </w:rPr>
        <w:t xml:space="preserve"> as</w:t>
      </w:r>
      <w:r>
        <w:rPr>
          <w:rFonts w:ascii="Arial"/>
          <w:color w:val="000000"/>
          <w:spacing w:val="-4"/>
          <w:sz w:val="24"/>
        </w:rPr>
        <w:t xml:space="preserve"> </w:t>
      </w:r>
      <w:r>
        <w:rPr>
          <w:rFonts w:ascii="Arial"/>
          <w:color w:val="000000"/>
          <w:sz w:val="24"/>
        </w:rPr>
        <w:t>Amtrak,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buses,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taxis</w:t>
      </w:r>
      <w:r w:rsidR="008E0796">
        <w:rPr>
          <w:rFonts w:ascii="Arial" w:hAnsi="Arial" w:cs="Arial"/>
          <w:color w:val="000000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and</w:t>
      </w:r>
      <w:r>
        <w:rPr>
          <w:rFonts w:ascii="Arial"/>
          <w:color w:val="000000"/>
          <w:sz w:val="24"/>
        </w:rPr>
        <w:t xml:space="preserve"> shuttles.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A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Procurement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Card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may </w:t>
      </w:r>
      <w:r>
        <w:rPr>
          <w:rFonts w:ascii="Arial"/>
          <w:color w:val="000000"/>
          <w:spacing w:val="-1"/>
          <w:sz w:val="24"/>
        </w:rPr>
        <w:t xml:space="preserve">also </w:t>
      </w:r>
      <w:r>
        <w:rPr>
          <w:rFonts w:ascii="Arial"/>
          <w:color w:val="000000"/>
          <w:spacing w:val="1"/>
          <w:sz w:val="24"/>
        </w:rPr>
        <w:t>be</w:t>
      </w:r>
      <w:r>
        <w:rPr>
          <w:rFonts w:ascii="Arial"/>
          <w:color w:val="000000"/>
          <w:sz w:val="24"/>
        </w:rPr>
        <w:t xml:space="preserve"> used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for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training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and</w:t>
      </w:r>
      <w:r>
        <w:rPr>
          <w:rFonts w:ascii="Arial"/>
          <w:color w:val="000000"/>
          <w:spacing w:val="2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conference</w:t>
      </w:r>
      <w:r w:rsidR="008E0796">
        <w:rPr>
          <w:rFonts w:ascii="Arial" w:hAnsi="Arial" w:cs="Arial"/>
          <w:color w:val="000000"/>
          <w:sz w:val="24"/>
        </w:rPr>
        <w:t xml:space="preserve"> </w:t>
      </w:r>
      <w:r>
        <w:rPr>
          <w:rFonts w:ascii="Arial"/>
          <w:color w:val="000000"/>
          <w:sz w:val="24"/>
        </w:rPr>
        <w:t>registrations.</w:t>
      </w:r>
    </w:p>
    <w:p w14:paraId="495CC45B" w14:textId="62E01DD3" w:rsidR="00C841BD" w:rsidRDefault="00B218E9" w:rsidP="008E0796">
      <w:pPr>
        <w:spacing w:after="0" w:line="276" w:lineRule="exact"/>
        <w:jc w:val="left"/>
        <w:rPr>
          <w:rFonts w:ascii="Arial"/>
          <w:color w:val="000000"/>
          <w:sz w:val="24"/>
        </w:rPr>
      </w:pPr>
      <w:r>
        <w:rPr>
          <w:rFonts w:ascii="Arial"/>
          <w:color w:val="000000"/>
          <w:sz w:val="24"/>
        </w:rPr>
        <w:t>Although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the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preferred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means </w:t>
      </w:r>
      <w:r>
        <w:rPr>
          <w:rFonts w:ascii="Arial"/>
          <w:color w:val="000000"/>
          <w:spacing w:val="-1"/>
          <w:sz w:val="24"/>
        </w:rPr>
        <w:t>of</w:t>
      </w:r>
      <w:r>
        <w:rPr>
          <w:rFonts w:ascii="Arial"/>
          <w:color w:val="000000"/>
          <w:spacing w:val="2"/>
          <w:sz w:val="24"/>
        </w:rPr>
        <w:t xml:space="preserve"> </w:t>
      </w:r>
      <w:r>
        <w:rPr>
          <w:rFonts w:ascii="Arial"/>
          <w:color w:val="000000"/>
          <w:sz w:val="24"/>
        </w:rPr>
        <w:t>paying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for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z w:val="24"/>
        </w:rPr>
        <w:t>meals while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traveling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is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by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travel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z w:val="24"/>
        </w:rPr>
        <w:t>advance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 w:hAnsi="Arial" w:cs="Arial"/>
          <w:color w:val="000000"/>
          <w:spacing w:val="1"/>
          <w:sz w:val="24"/>
        </w:rPr>
        <w:t>or</w:t>
      </w:r>
      <w:r w:rsidR="008E0796">
        <w:rPr>
          <w:rFonts w:ascii="Arial" w:hAnsi="Arial" w:cs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reimbursement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of</w:t>
      </w:r>
      <w:r>
        <w:rPr>
          <w:rFonts w:ascii="Arial"/>
          <w:color w:val="000000"/>
          <w:sz w:val="24"/>
        </w:rPr>
        <w:t xml:space="preserve"> travel expenses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after </w:t>
      </w:r>
      <w:r>
        <w:rPr>
          <w:rFonts w:ascii="Arial"/>
          <w:color w:val="000000"/>
          <w:spacing w:val="-1"/>
          <w:sz w:val="24"/>
        </w:rPr>
        <w:t>the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fact,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if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a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Procurement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Card is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used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 w:hAnsi="Arial" w:cs="Arial"/>
          <w:color w:val="000000"/>
          <w:spacing w:val="-1"/>
          <w:sz w:val="24"/>
        </w:rPr>
        <w:t>to</w:t>
      </w:r>
      <w:r w:rsidR="008E0796">
        <w:rPr>
          <w:rFonts w:ascii="Arial" w:hAnsi="Arial" w:cs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charge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meals, the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cardholder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must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z w:val="24"/>
        </w:rPr>
        <w:t>not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exceed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the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per </w:t>
      </w:r>
      <w:r>
        <w:rPr>
          <w:rFonts w:ascii="Arial"/>
          <w:color w:val="000000"/>
          <w:spacing w:val="-1"/>
          <w:sz w:val="24"/>
        </w:rPr>
        <w:t>diem</w:t>
      </w:r>
      <w:r>
        <w:rPr>
          <w:rFonts w:ascii="Arial"/>
          <w:color w:val="000000"/>
          <w:spacing w:val="2"/>
          <w:sz w:val="24"/>
        </w:rPr>
        <w:t xml:space="preserve"> </w:t>
      </w:r>
      <w:r>
        <w:rPr>
          <w:rFonts w:ascii="Arial"/>
          <w:color w:val="000000"/>
          <w:sz w:val="24"/>
        </w:rPr>
        <w:t>allowance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established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 w:hAnsi="Arial" w:cs="Arial"/>
          <w:color w:val="000000"/>
          <w:spacing w:val="1"/>
          <w:sz w:val="24"/>
        </w:rPr>
        <w:t>by</w:t>
      </w:r>
      <w:r w:rsidR="008E0796">
        <w:rPr>
          <w:rFonts w:ascii="Arial" w:hAnsi="Arial" w:cs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th</w:t>
      </w:r>
      <w:r>
        <w:rPr>
          <w:rFonts w:ascii="Arial"/>
          <w:color w:val="000000"/>
          <w:sz w:val="24"/>
        </w:rPr>
        <w:t>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City’s</w:t>
      </w:r>
      <w:r>
        <w:rPr>
          <w:rFonts w:ascii="Arial"/>
          <w:color w:val="000000"/>
          <w:sz w:val="24"/>
        </w:rPr>
        <w:t xml:space="preserve"> Travel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Policy.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In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addition,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if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the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cardholder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z w:val="24"/>
        </w:rPr>
        <w:t>uses the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Procurement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Card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to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 w:hAnsi="Arial" w:cs="Arial"/>
          <w:color w:val="000000"/>
          <w:spacing w:val="1"/>
          <w:sz w:val="24"/>
        </w:rPr>
        <w:t>pay</w:t>
      </w:r>
      <w:r w:rsidR="008E0796">
        <w:rPr>
          <w:rFonts w:ascii="Arial" w:hAnsi="Arial" w:cs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for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meals while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traveling,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he/she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may not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also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submit it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for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reimbursement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based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upon</w:t>
      </w:r>
      <w:r w:rsidR="008E0796">
        <w:rPr>
          <w:rFonts w:ascii="Arial" w:hAnsi="Arial" w:cs="Arial"/>
          <w:color w:val="000000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the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daily </w:t>
      </w:r>
      <w:r>
        <w:rPr>
          <w:rFonts w:ascii="Arial"/>
          <w:color w:val="000000"/>
          <w:spacing w:val="1"/>
          <w:sz w:val="24"/>
        </w:rPr>
        <w:t>per</w:t>
      </w:r>
      <w:r>
        <w:rPr>
          <w:rFonts w:ascii="Arial"/>
          <w:color w:val="000000"/>
          <w:spacing w:val="-4"/>
          <w:sz w:val="24"/>
        </w:rPr>
        <w:t xml:space="preserve"> </w:t>
      </w:r>
      <w:r>
        <w:rPr>
          <w:rFonts w:ascii="Arial"/>
          <w:color w:val="000000"/>
          <w:sz w:val="24"/>
        </w:rPr>
        <w:t>diem</w:t>
      </w:r>
      <w:r>
        <w:rPr>
          <w:rFonts w:ascii="Arial"/>
          <w:color w:val="000000"/>
          <w:spacing w:val="2"/>
          <w:sz w:val="24"/>
        </w:rPr>
        <w:t xml:space="preserve"> </w:t>
      </w:r>
      <w:r>
        <w:rPr>
          <w:rFonts w:ascii="Arial"/>
          <w:color w:val="000000"/>
          <w:sz w:val="24"/>
        </w:rPr>
        <w:t>allowance.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If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the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Procurement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Card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is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used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to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pay </w:t>
      </w:r>
      <w:r>
        <w:rPr>
          <w:rFonts w:ascii="Arial"/>
          <w:color w:val="000000"/>
          <w:spacing w:val="1"/>
          <w:sz w:val="24"/>
        </w:rPr>
        <w:t>for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meals, </w:t>
      </w:r>
      <w:r>
        <w:rPr>
          <w:rFonts w:ascii="Arial" w:hAnsi="Arial" w:cs="Arial"/>
          <w:color w:val="000000"/>
          <w:spacing w:val="4"/>
          <w:sz w:val="24"/>
        </w:rPr>
        <w:t>the</w:t>
      </w:r>
      <w:r w:rsidR="008E0796">
        <w:rPr>
          <w:rFonts w:ascii="Arial" w:hAnsi="Arial" w:cs="Arial"/>
          <w:color w:val="000000"/>
          <w:spacing w:val="4"/>
          <w:sz w:val="24"/>
        </w:rPr>
        <w:t xml:space="preserve"> </w:t>
      </w:r>
      <w:r>
        <w:rPr>
          <w:rFonts w:ascii="Arial"/>
          <w:color w:val="000000"/>
          <w:sz w:val="24"/>
        </w:rPr>
        <w:t>employee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will </w:t>
      </w:r>
      <w:r>
        <w:rPr>
          <w:rFonts w:ascii="Arial"/>
          <w:color w:val="000000"/>
          <w:spacing w:val="1"/>
          <w:sz w:val="24"/>
        </w:rPr>
        <w:t>not</w:t>
      </w:r>
      <w:r>
        <w:rPr>
          <w:rFonts w:ascii="Arial"/>
          <w:color w:val="000000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be</w:t>
      </w:r>
      <w:r>
        <w:rPr>
          <w:rFonts w:ascii="Arial"/>
          <w:color w:val="000000"/>
          <w:spacing w:val="2"/>
          <w:sz w:val="24"/>
        </w:rPr>
        <w:t xml:space="preserve"> </w:t>
      </w:r>
      <w:r>
        <w:rPr>
          <w:rFonts w:ascii="Arial"/>
          <w:color w:val="000000"/>
          <w:sz w:val="24"/>
        </w:rPr>
        <w:t>reimbursed</w:t>
      </w:r>
      <w:r>
        <w:rPr>
          <w:rFonts w:ascii="Arial"/>
          <w:color w:val="000000"/>
          <w:spacing w:val="1"/>
          <w:sz w:val="24"/>
        </w:rPr>
        <w:t xml:space="preserve"> for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any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per</w:t>
      </w:r>
      <w:r>
        <w:rPr>
          <w:rFonts w:ascii="Arial"/>
          <w:color w:val="000000"/>
          <w:spacing w:val="-1"/>
          <w:sz w:val="24"/>
        </w:rPr>
        <w:t xml:space="preserve"> diem</w:t>
      </w:r>
      <w:r>
        <w:rPr>
          <w:rFonts w:ascii="Arial"/>
          <w:color w:val="000000"/>
          <w:sz w:val="24"/>
        </w:rPr>
        <w:t xml:space="preserve"> amounts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not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used.</w:t>
      </w:r>
    </w:p>
    <w:p w14:paraId="06E5B5EC" w14:textId="2416D782" w:rsidR="00C841BD" w:rsidRDefault="00B218E9" w:rsidP="00F672BA">
      <w:pPr>
        <w:pStyle w:val="PCardParagraph"/>
      </w:pPr>
      <w:r>
        <w:t>Sometimes it</w:t>
      </w:r>
      <w:r>
        <w:rPr>
          <w:spacing w:val="-1"/>
        </w:rPr>
        <w:t xml:space="preserve"> </w:t>
      </w:r>
      <w:r>
        <w:rPr>
          <w:spacing w:val="1"/>
        </w:rPr>
        <w:t>may</w:t>
      </w:r>
      <w:r>
        <w:rPr>
          <w:spacing w:val="-3"/>
        </w:rPr>
        <w:t xml:space="preserve"> </w:t>
      </w:r>
      <w:r>
        <w:rPr>
          <w:spacing w:val="1"/>
        </w:rPr>
        <w:t>be</w:t>
      </w:r>
      <w:r>
        <w:rPr>
          <w:spacing w:val="-2"/>
        </w:rPr>
        <w:t xml:space="preserve"> </w:t>
      </w:r>
      <w:r>
        <w:t xml:space="preserve">necessary </w:t>
      </w:r>
      <w:r>
        <w:rPr>
          <w:spacing w:val="-2"/>
        </w:rPr>
        <w:t>to</w:t>
      </w:r>
      <w:r>
        <w:rPr>
          <w:spacing w:val="3"/>
        </w:rPr>
        <w:t xml:space="preserve"> </w:t>
      </w:r>
      <w:r>
        <w:rPr>
          <w:spacing w:val="-1"/>
        </w:rPr>
        <w:t>use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Procurement</w:t>
      </w:r>
      <w:r>
        <w:rPr>
          <w:spacing w:val="1"/>
        </w:rPr>
        <w:t xml:space="preserve"> </w:t>
      </w:r>
      <w:r>
        <w:t>Card</w:t>
      </w:r>
      <w:r>
        <w:rPr>
          <w:spacing w:val="1"/>
        </w:rPr>
        <w:t xml:space="preserve"> </w:t>
      </w:r>
      <w:r>
        <w:rPr>
          <w:spacing w:val="-1"/>
        </w:rPr>
        <w:t>to</w:t>
      </w:r>
      <w:r>
        <w:rPr>
          <w:spacing w:val="2"/>
        </w:rPr>
        <w:t xml:space="preserve"> </w:t>
      </w:r>
      <w:r>
        <w:t>purchase</w:t>
      </w:r>
      <w:r>
        <w:rPr>
          <w:spacing w:val="-1"/>
        </w:rPr>
        <w:t xml:space="preserve"> </w:t>
      </w:r>
      <w:r>
        <w:t>food</w:t>
      </w:r>
      <w:r>
        <w:rPr>
          <w:spacing w:val="1"/>
        </w:rPr>
        <w:t xml:space="preserve"> </w:t>
      </w:r>
      <w:r>
        <w:t xml:space="preserve">for </w:t>
      </w:r>
      <w:r>
        <w:rPr>
          <w:rFonts w:hAnsi="Arial" w:cs="Arial"/>
        </w:rPr>
        <w:t>a</w:t>
      </w:r>
      <w:r w:rsidR="008E0796">
        <w:rPr>
          <w:rFonts w:hAnsi="Arial" w:cs="Arial"/>
        </w:rPr>
        <w:t xml:space="preserve"> </w:t>
      </w:r>
      <w:r>
        <w:t>business</w:t>
      </w:r>
      <w:r>
        <w:rPr>
          <w:spacing w:val="-3"/>
        </w:rPr>
        <w:t xml:space="preserve"> </w:t>
      </w:r>
      <w:r>
        <w:t>meeting</w:t>
      </w:r>
      <w:r>
        <w:rPr>
          <w:spacing w:val="1"/>
        </w:rPr>
        <w:t xml:space="preserve"> or</w:t>
      </w:r>
      <w:r>
        <w:rPr>
          <w:spacing w:val="-1"/>
        </w:rPr>
        <w:t xml:space="preserve"> City</w:t>
      </w:r>
      <w:r>
        <w:rPr>
          <w:spacing w:val="2"/>
        </w:rPr>
        <w:t xml:space="preserve"> </w:t>
      </w:r>
      <w:r>
        <w:t>related</w:t>
      </w:r>
      <w:r>
        <w:rPr>
          <w:spacing w:val="1"/>
        </w:rPr>
        <w:t xml:space="preserve"> </w:t>
      </w:r>
      <w:r>
        <w:t>purpose.</w:t>
      </w:r>
      <w:r>
        <w:rPr>
          <w:spacing w:val="1"/>
        </w:rPr>
        <w:t xml:space="preserve"> </w:t>
      </w:r>
      <w:r>
        <w:t>Food</w:t>
      </w:r>
      <w:r>
        <w:rPr>
          <w:spacing w:val="1"/>
        </w:rPr>
        <w:t xml:space="preserve"> </w:t>
      </w:r>
      <w:r>
        <w:t>purchased</w:t>
      </w:r>
      <w:r>
        <w:rPr>
          <w:spacing w:val="1"/>
        </w:rPr>
        <w:t xml:space="preserve"> </w:t>
      </w:r>
      <w:r>
        <w:t>for a</w:t>
      </w:r>
      <w:r>
        <w:rPr>
          <w:spacing w:val="-1"/>
        </w:rPr>
        <w:t xml:space="preserve"> </w:t>
      </w:r>
      <w:r>
        <w:t>business meeting</w:t>
      </w:r>
      <w:r>
        <w:rPr>
          <w:spacing w:val="-1"/>
        </w:rPr>
        <w:t xml:space="preserve"> </w:t>
      </w:r>
      <w:r>
        <w:rPr>
          <w:rFonts w:hAnsi="Arial" w:cs="Arial"/>
          <w:spacing w:val="1"/>
        </w:rPr>
        <w:t>or</w:t>
      </w:r>
      <w:r w:rsidR="008E0796">
        <w:rPr>
          <w:rFonts w:hAnsi="Arial" w:cs="Arial"/>
          <w:spacing w:val="1"/>
        </w:rPr>
        <w:t xml:space="preserve"> </w:t>
      </w:r>
      <w:r>
        <w:t>City</w:t>
      </w:r>
      <w:r>
        <w:rPr>
          <w:spacing w:val="1"/>
        </w:rPr>
        <w:t xml:space="preserve"> </w:t>
      </w:r>
      <w:r>
        <w:t>related</w:t>
      </w:r>
      <w:r>
        <w:rPr>
          <w:spacing w:val="-1"/>
        </w:rPr>
        <w:t xml:space="preserve"> </w:t>
      </w:r>
      <w:r>
        <w:t>purpose</w:t>
      </w:r>
      <w:r>
        <w:rPr>
          <w:spacing w:val="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permitted</w:t>
      </w:r>
      <w:r>
        <w:rPr>
          <w:spacing w:val="-1"/>
        </w:rPr>
        <w:t xml:space="preserve"> </w:t>
      </w:r>
      <w:r>
        <w:rPr>
          <w:spacing w:val="1"/>
        </w:rPr>
        <w:t>as</w:t>
      </w:r>
      <w:r>
        <w:rPr>
          <w:spacing w:val="-1"/>
        </w:rPr>
        <w:t xml:space="preserve"> </w:t>
      </w:r>
      <w:r>
        <w:t>long</w:t>
      </w:r>
      <w:r>
        <w:rPr>
          <w:spacing w:val="1"/>
        </w:rPr>
        <w:t xml:space="preserve"> as</w:t>
      </w:r>
      <w:r>
        <w:rPr>
          <w:spacing w:val="-4"/>
        </w:rPr>
        <w:t xml:space="preserve"> </w:t>
      </w:r>
      <w:r>
        <w:rPr>
          <w:spacing w:val="-1"/>
        </w:rPr>
        <w:t>prior</w:t>
      </w:r>
      <w:r>
        <w:rPr>
          <w:spacing w:val="1"/>
        </w:rPr>
        <w:t xml:space="preserve"> </w:t>
      </w:r>
      <w:r>
        <w:t>authorization</w:t>
      </w:r>
      <w:r>
        <w:rPr>
          <w:spacing w:val="-2"/>
        </w:rPr>
        <w:t xml:space="preserve"> </w:t>
      </w:r>
      <w:r>
        <w:t>is obtained</w:t>
      </w:r>
      <w:r>
        <w:rPr>
          <w:spacing w:val="-1"/>
        </w:rPr>
        <w:t xml:space="preserve"> </w:t>
      </w:r>
      <w:r>
        <w:t>through</w:t>
      </w:r>
      <w:r>
        <w:rPr>
          <w:spacing w:val="-2"/>
        </w:rPr>
        <w:t xml:space="preserve"> </w:t>
      </w:r>
      <w:r>
        <w:rPr>
          <w:rFonts w:hAnsi="Arial" w:cs="Arial"/>
          <w:spacing w:val="1"/>
        </w:rPr>
        <w:t>your</w:t>
      </w:r>
      <w:r w:rsidR="008E0796">
        <w:rPr>
          <w:rFonts w:hAnsi="Arial" w:cs="Arial"/>
          <w:spacing w:val="1"/>
        </w:rPr>
        <w:t xml:space="preserve"> </w:t>
      </w:r>
      <w:r>
        <w:t>Department</w:t>
      </w:r>
      <w:r>
        <w:rPr>
          <w:spacing w:val="-2"/>
        </w:rPr>
        <w:t xml:space="preserve"> </w:t>
      </w:r>
      <w:r>
        <w:t>Head,</w:t>
      </w:r>
      <w:r>
        <w:rPr>
          <w:spacing w:val="1"/>
        </w:rPr>
        <w:t xml:space="preserve"> </w:t>
      </w:r>
      <w:r>
        <w:t>Assistant</w:t>
      </w:r>
      <w:r>
        <w:rPr>
          <w:spacing w:val="1"/>
        </w:rPr>
        <w:t xml:space="preserve"> </w:t>
      </w:r>
      <w:r>
        <w:t>City</w:t>
      </w:r>
      <w:r>
        <w:rPr>
          <w:spacing w:val="1"/>
        </w:rPr>
        <w:t xml:space="preserve"> </w:t>
      </w:r>
      <w:r>
        <w:t>Manager or</w:t>
      </w:r>
      <w:r>
        <w:rPr>
          <w:spacing w:val="-3"/>
        </w:rPr>
        <w:t xml:space="preserve"> </w:t>
      </w:r>
      <w:r>
        <w:t>City</w:t>
      </w:r>
      <w:r>
        <w:rPr>
          <w:spacing w:val="1"/>
        </w:rPr>
        <w:t xml:space="preserve"> </w:t>
      </w:r>
      <w:r>
        <w:t>Manager. When</w:t>
      </w:r>
      <w:r>
        <w:rPr>
          <w:spacing w:val="-2"/>
        </w:rPr>
        <w:t xml:space="preserve"> </w:t>
      </w:r>
      <w:r>
        <w:t>submitting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rPr>
          <w:rFonts w:hAnsi="Arial" w:cs="Arial"/>
          <w:spacing w:val="1"/>
        </w:rPr>
        <w:t>meal</w:t>
      </w:r>
      <w:r w:rsidR="008E0796">
        <w:rPr>
          <w:rFonts w:hAnsi="Arial" w:cs="Arial"/>
          <w:spacing w:val="1"/>
        </w:rPr>
        <w:t xml:space="preserve"> </w:t>
      </w:r>
      <w:r>
        <w:t>purchase</w:t>
      </w:r>
      <w:r>
        <w:rPr>
          <w:spacing w:val="1"/>
        </w:rPr>
        <w:t xml:space="preserve"> </w:t>
      </w:r>
      <w:r>
        <w:t>receipt</w:t>
      </w:r>
      <w:r>
        <w:rPr>
          <w:spacing w:val="1"/>
        </w:rPr>
        <w:t xml:space="preserve"> for</w:t>
      </w:r>
      <w:r>
        <w:rPr>
          <w:spacing w:val="-1"/>
        </w:rPr>
        <w:t xml:space="preserve"> </w:t>
      </w:r>
      <w:r>
        <w:t>reconciliation,</w:t>
      </w:r>
      <w:r>
        <w:rPr>
          <w:spacing w:val="-2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following</w:t>
      </w:r>
      <w:r>
        <w:rPr>
          <w:spacing w:val="1"/>
        </w:rPr>
        <w:t xml:space="preserve"> </w:t>
      </w:r>
      <w:r>
        <w:t>information</w:t>
      </w:r>
      <w:r>
        <w:rPr>
          <w:spacing w:val="1"/>
        </w:rPr>
        <w:t xml:space="preserve"> </w:t>
      </w:r>
      <w:r>
        <w:t xml:space="preserve">is </w:t>
      </w:r>
      <w:r>
        <w:rPr>
          <w:spacing w:val="-1"/>
        </w:rPr>
        <w:t>required</w:t>
      </w:r>
      <w:r>
        <w:rPr>
          <w:spacing w:val="1"/>
        </w:rPr>
        <w:t xml:space="preserve"> </w:t>
      </w:r>
      <w:r>
        <w:rPr>
          <w:spacing w:val="-1"/>
        </w:rPr>
        <w:t>on</w:t>
      </w:r>
      <w:r>
        <w:rPr>
          <w:spacing w:val="2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receipt:</w:t>
      </w:r>
    </w:p>
    <w:p w14:paraId="3580D090" w14:textId="65995A53" w:rsidR="00C841BD" w:rsidRPr="00BB418F" w:rsidRDefault="00B218E9" w:rsidP="00F672BA">
      <w:pPr>
        <w:pStyle w:val="PCardParagraph"/>
        <w:numPr>
          <w:ilvl w:val="0"/>
          <w:numId w:val="26"/>
        </w:numPr>
        <w:rPr>
          <w:spacing w:val="1"/>
        </w:rPr>
      </w:pPr>
      <w:r w:rsidRPr="00BB418F">
        <w:rPr>
          <w:spacing w:val="1"/>
        </w:rPr>
        <w:t>Name and public purpose of meeting or description of issues discussed.</w:t>
      </w:r>
    </w:p>
    <w:p w14:paraId="29CDF623" w14:textId="0C514994" w:rsidR="00C841BD" w:rsidRPr="00BB418F" w:rsidRDefault="00B218E9" w:rsidP="00F672BA">
      <w:pPr>
        <w:pStyle w:val="PCardParagraph"/>
        <w:numPr>
          <w:ilvl w:val="0"/>
          <w:numId w:val="26"/>
        </w:numPr>
        <w:rPr>
          <w:spacing w:val="1"/>
        </w:rPr>
      </w:pPr>
      <w:r w:rsidRPr="00BB418F">
        <w:rPr>
          <w:spacing w:val="1"/>
        </w:rPr>
        <w:t>Date of meeting.</w:t>
      </w:r>
    </w:p>
    <w:p w14:paraId="030124AB" w14:textId="64293956" w:rsidR="00C841BD" w:rsidRPr="00BB418F" w:rsidRDefault="00B218E9" w:rsidP="00F672BA">
      <w:pPr>
        <w:pStyle w:val="PCardParagraph"/>
        <w:numPr>
          <w:ilvl w:val="0"/>
          <w:numId w:val="26"/>
        </w:numPr>
        <w:rPr>
          <w:spacing w:val="1"/>
        </w:rPr>
      </w:pPr>
      <w:r w:rsidRPr="00BB418F">
        <w:rPr>
          <w:spacing w:val="1"/>
        </w:rPr>
        <w:t>Names of individuals who consumed the meal.</w:t>
      </w:r>
    </w:p>
    <w:p w14:paraId="5DE8790E" w14:textId="5B3BEEB2" w:rsidR="00C841BD" w:rsidRDefault="00B218E9" w:rsidP="008E0796">
      <w:pPr>
        <w:spacing w:before="75" w:after="0" w:line="278" w:lineRule="exact"/>
        <w:jc w:val="left"/>
        <w:rPr>
          <w:rFonts w:ascii="Arial"/>
          <w:color w:val="000000"/>
          <w:sz w:val="24"/>
        </w:rPr>
      </w:pPr>
      <w:bookmarkStart w:id="15" w:name="br4"/>
      <w:bookmarkEnd w:id="15"/>
      <w:r>
        <w:rPr>
          <w:rFonts w:ascii="Arial"/>
          <w:color w:val="000000"/>
          <w:sz w:val="24"/>
        </w:rPr>
        <w:t xml:space="preserve">Whether </w:t>
      </w:r>
      <w:r w:rsidRPr="00C45413">
        <w:rPr>
          <w:rFonts w:ascii="Arial"/>
          <w:color w:val="000000"/>
          <w:sz w:val="24"/>
        </w:rPr>
        <w:t xml:space="preserve">for </w:t>
      </w:r>
      <w:r>
        <w:rPr>
          <w:rFonts w:ascii="Arial"/>
          <w:color w:val="000000"/>
          <w:sz w:val="24"/>
        </w:rPr>
        <w:t>travel,</w:t>
      </w:r>
      <w:r w:rsidRPr="00C45413">
        <w:rPr>
          <w:rFonts w:ascii="Arial"/>
          <w:color w:val="000000"/>
          <w:sz w:val="24"/>
        </w:rPr>
        <w:t xml:space="preserve"> </w:t>
      </w:r>
      <w:r>
        <w:rPr>
          <w:rFonts w:ascii="Arial"/>
          <w:color w:val="000000"/>
          <w:sz w:val="24"/>
        </w:rPr>
        <w:t>business meetings</w:t>
      </w:r>
      <w:r w:rsidRPr="00C45413">
        <w:rPr>
          <w:rFonts w:ascii="Arial"/>
          <w:color w:val="000000"/>
          <w:sz w:val="24"/>
        </w:rPr>
        <w:t xml:space="preserve"> or </w:t>
      </w:r>
      <w:r>
        <w:rPr>
          <w:rFonts w:ascii="Arial"/>
          <w:color w:val="000000"/>
          <w:sz w:val="24"/>
        </w:rPr>
        <w:t>other</w:t>
      </w:r>
      <w:r w:rsidRPr="00C45413">
        <w:rPr>
          <w:rFonts w:ascii="Arial"/>
          <w:color w:val="000000"/>
          <w:sz w:val="24"/>
        </w:rPr>
        <w:t xml:space="preserve"> </w:t>
      </w:r>
      <w:r>
        <w:rPr>
          <w:rFonts w:ascii="Arial"/>
          <w:color w:val="000000"/>
          <w:sz w:val="24"/>
        </w:rPr>
        <w:t>City related</w:t>
      </w:r>
      <w:r w:rsidRPr="00C45413">
        <w:rPr>
          <w:rFonts w:ascii="Arial"/>
          <w:color w:val="000000"/>
          <w:sz w:val="24"/>
        </w:rPr>
        <w:t xml:space="preserve"> </w:t>
      </w:r>
      <w:r>
        <w:rPr>
          <w:rFonts w:ascii="Arial"/>
          <w:color w:val="000000"/>
          <w:sz w:val="24"/>
        </w:rPr>
        <w:t>purposes,</w:t>
      </w:r>
      <w:r w:rsidRPr="00C45413">
        <w:rPr>
          <w:rFonts w:ascii="Arial"/>
          <w:color w:val="000000"/>
          <w:sz w:val="24"/>
        </w:rPr>
        <w:t xml:space="preserve"> </w:t>
      </w:r>
      <w:r>
        <w:rPr>
          <w:rFonts w:ascii="Arial"/>
          <w:color w:val="000000"/>
          <w:sz w:val="24"/>
        </w:rPr>
        <w:t>use</w:t>
      </w:r>
      <w:r w:rsidRPr="00C45413">
        <w:rPr>
          <w:rFonts w:ascii="Arial"/>
          <w:color w:val="000000"/>
          <w:sz w:val="24"/>
        </w:rPr>
        <w:t xml:space="preserve"> of</w:t>
      </w:r>
      <w:r>
        <w:rPr>
          <w:rFonts w:ascii="Arial"/>
          <w:color w:val="000000"/>
          <w:sz w:val="24"/>
        </w:rPr>
        <w:t xml:space="preserve"> </w:t>
      </w:r>
      <w:r w:rsidRPr="00C45413">
        <w:rPr>
          <w:rFonts w:ascii="Arial"/>
          <w:color w:val="000000"/>
          <w:sz w:val="24"/>
        </w:rPr>
        <w:t>the</w:t>
      </w:r>
      <w:r w:rsidR="008E0796">
        <w:rPr>
          <w:rFonts w:ascii="Arial"/>
          <w:color w:val="000000"/>
          <w:sz w:val="24"/>
        </w:rPr>
        <w:t xml:space="preserve"> </w:t>
      </w:r>
      <w:r>
        <w:rPr>
          <w:rFonts w:ascii="Arial"/>
          <w:color w:val="000000"/>
          <w:sz w:val="24"/>
        </w:rPr>
        <w:t>Procurement</w:t>
      </w:r>
      <w:r w:rsidRPr="00C45413">
        <w:rPr>
          <w:rFonts w:ascii="Arial"/>
          <w:color w:val="000000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Card </w:t>
      </w:r>
      <w:r w:rsidRPr="00C45413">
        <w:rPr>
          <w:rFonts w:ascii="Arial"/>
          <w:color w:val="000000"/>
          <w:sz w:val="24"/>
        </w:rPr>
        <w:t xml:space="preserve">to </w:t>
      </w:r>
      <w:r>
        <w:rPr>
          <w:rFonts w:ascii="Arial"/>
          <w:color w:val="000000"/>
          <w:sz w:val="24"/>
        </w:rPr>
        <w:t>purchase</w:t>
      </w:r>
      <w:r w:rsidRPr="00C45413">
        <w:rPr>
          <w:rFonts w:ascii="Arial"/>
          <w:color w:val="000000"/>
          <w:sz w:val="24"/>
        </w:rPr>
        <w:t xml:space="preserve"> </w:t>
      </w:r>
      <w:r>
        <w:rPr>
          <w:rFonts w:ascii="Arial"/>
          <w:color w:val="000000"/>
          <w:sz w:val="24"/>
        </w:rPr>
        <w:t>meals is subject</w:t>
      </w:r>
      <w:r w:rsidRPr="00C45413">
        <w:rPr>
          <w:rFonts w:ascii="Arial"/>
          <w:color w:val="000000"/>
          <w:sz w:val="24"/>
        </w:rPr>
        <w:t xml:space="preserve"> </w:t>
      </w:r>
      <w:r>
        <w:rPr>
          <w:rFonts w:ascii="Arial"/>
          <w:color w:val="000000"/>
          <w:sz w:val="24"/>
        </w:rPr>
        <w:t>to</w:t>
      </w:r>
      <w:r w:rsidRPr="00C45413">
        <w:rPr>
          <w:rFonts w:ascii="Arial"/>
          <w:color w:val="000000"/>
          <w:sz w:val="24"/>
        </w:rPr>
        <w:t xml:space="preserve"> </w:t>
      </w:r>
      <w:r>
        <w:rPr>
          <w:rFonts w:ascii="Arial"/>
          <w:color w:val="000000"/>
          <w:sz w:val="24"/>
        </w:rPr>
        <w:t>the</w:t>
      </w:r>
      <w:r w:rsidRPr="00C45413">
        <w:rPr>
          <w:rFonts w:ascii="Arial"/>
          <w:color w:val="000000"/>
          <w:sz w:val="24"/>
        </w:rPr>
        <w:t xml:space="preserve"> </w:t>
      </w:r>
      <w:r>
        <w:rPr>
          <w:rFonts w:ascii="Arial"/>
          <w:color w:val="000000"/>
          <w:sz w:val="24"/>
        </w:rPr>
        <w:t>following</w:t>
      </w:r>
      <w:r w:rsidRPr="00C45413">
        <w:rPr>
          <w:rFonts w:ascii="Arial"/>
          <w:color w:val="000000"/>
          <w:sz w:val="24"/>
        </w:rPr>
        <w:t xml:space="preserve"> </w:t>
      </w:r>
      <w:r>
        <w:rPr>
          <w:rFonts w:ascii="Arial"/>
          <w:color w:val="000000"/>
          <w:sz w:val="24"/>
        </w:rPr>
        <w:t>limitations:</w:t>
      </w:r>
    </w:p>
    <w:p w14:paraId="3A78EC20" w14:textId="730950DB" w:rsidR="00C841BD" w:rsidRPr="00BB418F" w:rsidRDefault="00B218E9" w:rsidP="00F672BA">
      <w:pPr>
        <w:pStyle w:val="PCardParagraph"/>
        <w:numPr>
          <w:ilvl w:val="0"/>
          <w:numId w:val="27"/>
        </w:numPr>
      </w:pPr>
      <w:r w:rsidRPr="00BB418F">
        <w:t>Alcohol is</w:t>
      </w:r>
      <w:r w:rsidRPr="00BB418F">
        <w:rPr>
          <w:spacing w:val="-2"/>
        </w:rPr>
        <w:t xml:space="preserve"> </w:t>
      </w:r>
      <w:r w:rsidRPr="00BB418F">
        <w:rPr>
          <w:spacing w:val="1"/>
        </w:rPr>
        <w:t>not</w:t>
      </w:r>
      <w:r w:rsidRPr="00BB418F">
        <w:rPr>
          <w:spacing w:val="-2"/>
        </w:rPr>
        <w:t xml:space="preserve"> </w:t>
      </w:r>
      <w:r w:rsidRPr="00BB418F">
        <w:t>a</w:t>
      </w:r>
      <w:r w:rsidRPr="00BB418F">
        <w:rPr>
          <w:spacing w:val="1"/>
        </w:rPr>
        <w:t xml:space="preserve"> </w:t>
      </w:r>
      <w:r w:rsidRPr="00BB418F">
        <w:t>permitted</w:t>
      </w:r>
      <w:r w:rsidRPr="00BB418F">
        <w:rPr>
          <w:spacing w:val="1"/>
        </w:rPr>
        <w:t xml:space="preserve"> </w:t>
      </w:r>
      <w:r w:rsidRPr="00BB418F">
        <w:t>expense.</w:t>
      </w:r>
    </w:p>
    <w:p w14:paraId="4FA94121" w14:textId="129B5491" w:rsidR="00C841BD" w:rsidRPr="00BB418F" w:rsidRDefault="00B218E9" w:rsidP="00F672BA">
      <w:pPr>
        <w:pStyle w:val="PCardParagraph"/>
        <w:numPr>
          <w:ilvl w:val="0"/>
          <w:numId w:val="27"/>
        </w:numPr>
      </w:pPr>
      <w:r w:rsidRPr="00BB418F">
        <w:rPr>
          <w:spacing w:val="1"/>
        </w:rPr>
        <w:t>Per</w:t>
      </w:r>
      <w:r w:rsidRPr="00BB418F">
        <w:rPr>
          <w:spacing w:val="-1"/>
        </w:rPr>
        <w:t xml:space="preserve"> </w:t>
      </w:r>
      <w:r w:rsidRPr="00BB418F">
        <w:t>IRS</w:t>
      </w:r>
      <w:r w:rsidRPr="00BB418F">
        <w:rPr>
          <w:spacing w:val="1"/>
        </w:rPr>
        <w:t xml:space="preserve"> </w:t>
      </w:r>
      <w:r w:rsidRPr="00BB418F">
        <w:t>guidelines,</w:t>
      </w:r>
      <w:r w:rsidRPr="00BB418F">
        <w:rPr>
          <w:spacing w:val="1"/>
        </w:rPr>
        <w:t xml:space="preserve"> </w:t>
      </w:r>
      <w:r w:rsidRPr="00BB418F">
        <w:rPr>
          <w:spacing w:val="-1"/>
        </w:rPr>
        <w:t xml:space="preserve">the </w:t>
      </w:r>
      <w:r w:rsidRPr="00BB418F">
        <w:t>allowable</w:t>
      </w:r>
      <w:r w:rsidRPr="00BB418F">
        <w:rPr>
          <w:spacing w:val="-2"/>
        </w:rPr>
        <w:t xml:space="preserve"> </w:t>
      </w:r>
      <w:r w:rsidRPr="00BB418F">
        <w:t>tip</w:t>
      </w:r>
      <w:r w:rsidRPr="00BB418F">
        <w:rPr>
          <w:spacing w:val="1"/>
        </w:rPr>
        <w:t xml:space="preserve"> </w:t>
      </w:r>
      <w:r w:rsidRPr="00BB418F">
        <w:t>amount</w:t>
      </w:r>
      <w:r w:rsidRPr="00BB418F">
        <w:rPr>
          <w:spacing w:val="-2"/>
        </w:rPr>
        <w:t xml:space="preserve"> </w:t>
      </w:r>
      <w:r w:rsidRPr="00BB418F">
        <w:t xml:space="preserve">is </w:t>
      </w:r>
      <w:r w:rsidRPr="00BB418F">
        <w:rPr>
          <w:spacing w:val="1"/>
        </w:rPr>
        <w:t>15%.</w:t>
      </w:r>
      <w:r w:rsidRPr="00BB418F">
        <w:t xml:space="preserve"> Cardholders </w:t>
      </w:r>
      <w:r w:rsidRPr="00BB418F">
        <w:rPr>
          <w:spacing w:val="-1"/>
        </w:rPr>
        <w:t>are</w:t>
      </w:r>
      <w:r w:rsidR="008E0796" w:rsidRPr="00BB418F">
        <w:rPr>
          <w:spacing w:val="-1"/>
        </w:rPr>
        <w:t xml:space="preserve"> </w:t>
      </w:r>
      <w:r w:rsidRPr="00BB418F">
        <w:t>responsible</w:t>
      </w:r>
      <w:r w:rsidRPr="00BB418F">
        <w:rPr>
          <w:spacing w:val="1"/>
        </w:rPr>
        <w:t xml:space="preserve"> for</w:t>
      </w:r>
      <w:r w:rsidRPr="00BB418F">
        <w:rPr>
          <w:spacing w:val="-1"/>
        </w:rPr>
        <w:t xml:space="preserve"> tips</w:t>
      </w:r>
      <w:r w:rsidRPr="00BB418F">
        <w:rPr>
          <w:spacing w:val="1"/>
        </w:rPr>
        <w:t xml:space="preserve"> </w:t>
      </w:r>
      <w:r w:rsidRPr="00BB418F">
        <w:rPr>
          <w:spacing w:val="-1"/>
        </w:rPr>
        <w:t>which</w:t>
      </w:r>
      <w:r w:rsidRPr="00BB418F">
        <w:rPr>
          <w:spacing w:val="1"/>
        </w:rPr>
        <w:t xml:space="preserve"> </w:t>
      </w:r>
      <w:r w:rsidRPr="00BB418F">
        <w:t>exceed</w:t>
      </w:r>
      <w:r w:rsidRPr="00BB418F">
        <w:rPr>
          <w:spacing w:val="-1"/>
        </w:rPr>
        <w:t xml:space="preserve"> </w:t>
      </w:r>
      <w:r w:rsidRPr="00BB418F">
        <w:t>15%.</w:t>
      </w:r>
    </w:p>
    <w:p w14:paraId="162D4D1A" w14:textId="7872CBBA" w:rsidR="00C841BD" w:rsidRPr="00BB418F" w:rsidRDefault="00B218E9" w:rsidP="00F672BA">
      <w:pPr>
        <w:pStyle w:val="PCardParagraph"/>
        <w:numPr>
          <w:ilvl w:val="0"/>
          <w:numId w:val="27"/>
        </w:numPr>
      </w:pPr>
      <w:r w:rsidRPr="00BB418F">
        <w:t>An itemized</w:t>
      </w:r>
      <w:r w:rsidRPr="00BB418F">
        <w:rPr>
          <w:spacing w:val="-1"/>
        </w:rPr>
        <w:t xml:space="preserve"> </w:t>
      </w:r>
      <w:r w:rsidRPr="00BB418F">
        <w:t>meal receipt</w:t>
      </w:r>
      <w:r w:rsidRPr="00BB418F">
        <w:rPr>
          <w:spacing w:val="1"/>
        </w:rPr>
        <w:t xml:space="preserve"> </w:t>
      </w:r>
      <w:r w:rsidRPr="00BB418F">
        <w:t>is required.</w:t>
      </w:r>
      <w:r w:rsidRPr="00BB418F">
        <w:rPr>
          <w:spacing w:val="1"/>
        </w:rPr>
        <w:t xml:space="preserve"> </w:t>
      </w:r>
      <w:r w:rsidRPr="00BB418F">
        <w:rPr>
          <w:spacing w:val="-1"/>
        </w:rPr>
        <w:t>The</w:t>
      </w:r>
      <w:r w:rsidRPr="00BB418F">
        <w:rPr>
          <w:spacing w:val="2"/>
        </w:rPr>
        <w:t xml:space="preserve"> </w:t>
      </w:r>
      <w:r w:rsidRPr="00BB418F">
        <w:t>final</w:t>
      </w:r>
      <w:r w:rsidRPr="00BB418F">
        <w:rPr>
          <w:spacing w:val="-3"/>
        </w:rPr>
        <w:t xml:space="preserve"> </w:t>
      </w:r>
      <w:r w:rsidRPr="00BB418F">
        <w:t>sales draft</w:t>
      </w:r>
      <w:r w:rsidRPr="00BB418F">
        <w:rPr>
          <w:spacing w:val="1"/>
        </w:rPr>
        <w:t xml:space="preserve"> </w:t>
      </w:r>
      <w:r w:rsidRPr="00BB418F">
        <w:t>showing</w:t>
      </w:r>
      <w:r w:rsidRPr="00BB418F">
        <w:rPr>
          <w:spacing w:val="-1"/>
        </w:rPr>
        <w:t xml:space="preserve"> </w:t>
      </w:r>
      <w:r w:rsidRPr="00BB418F">
        <w:t xml:space="preserve">only </w:t>
      </w:r>
      <w:r w:rsidRPr="00BB418F">
        <w:rPr>
          <w:spacing w:val="1"/>
        </w:rPr>
        <w:t>the</w:t>
      </w:r>
      <w:r w:rsidRPr="00BB418F">
        <w:t xml:space="preserve"> total</w:t>
      </w:r>
      <w:r w:rsidR="008E0796" w:rsidRPr="00BB418F">
        <w:t xml:space="preserve"> </w:t>
      </w:r>
      <w:r w:rsidRPr="00BB418F">
        <w:t>will</w:t>
      </w:r>
      <w:r w:rsidRPr="00BB418F">
        <w:rPr>
          <w:spacing w:val="-1"/>
        </w:rPr>
        <w:t xml:space="preserve"> </w:t>
      </w:r>
      <w:r w:rsidRPr="00BB418F">
        <w:rPr>
          <w:spacing w:val="1"/>
        </w:rPr>
        <w:t>not</w:t>
      </w:r>
      <w:r w:rsidRPr="00BB418F">
        <w:t xml:space="preserve"> </w:t>
      </w:r>
      <w:r w:rsidRPr="00BB418F">
        <w:rPr>
          <w:spacing w:val="1"/>
        </w:rPr>
        <w:t>be</w:t>
      </w:r>
      <w:r w:rsidRPr="00BB418F">
        <w:rPr>
          <w:spacing w:val="-2"/>
        </w:rPr>
        <w:t xml:space="preserve"> </w:t>
      </w:r>
      <w:r w:rsidRPr="00BB418F">
        <w:t>sufficient.</w:t>
      </w:r>
    </w:p>
    <w:p w14:paraId="62F3A075" w14:textId="77777777" w:rsidR="00C841BD" w:rsidRDefault="00B218E9" w:rsidP="008E0796">
      <w:pPr>
        <w:spacing w:before="240" w:after="0" w:line="278" w:lineRule="exact"/>
        <w:jc w:val="left"/>
        <w:rPr>
          <w:rFonts w:ascii="Arial"/>
          <w:b/>
          <w:color w:val="000000"/>
          <w:sz w:val="24"/>
        </w:rPr>
      </w:pPr>
      <w:r>
        <w:rPr>
          <w:rFonts w:ascii="Arial"/>
          <w:b/>
          <w:color w:val="2E5496"/>
          <w:sz w:val="24"/>
        </w:rPr>
        <w:t>5.3</w:t>
      </w:r>
      <w:r>
        <w:rPr>
          <w:rFonts w:ascii="Arial"/>
          <w:b/>
          <w:color w:val="2E5496"/>
          <w:spacing w:val="1"/>
          <w:sz w:val="24"/>
        </w:rPr>
        <w:t xml:space="preserve"> </w:t>
      </w:r>
      <w:r>
        <w:rPr>
          <w:rFonts w:ascii="Arial"/>
          <w:b/>
          <w:color w:val="2E5496"/>
          <w:sz w:val="24"/>
        </w:rPr>
        <w:t>Prohibited Uses</w:t>
      </w:r>
    </w:p>
    <w:p w14:paraId="375F8351" w14:textId="77777777" w:rsidR="00C841BD" w:rsidRDefault="00B218E9" w:rsidP="008E0796">
      <w:pPr>
        <w:spacing w:before="75" w:after="0" w:line="278" w:lineRule="exact"/>
        <w:jc w:val="left"/>
        <w:rPr>
          <w:rFonts w:ascii="Arial"/>
          <w:color w:val="000000"/>
          <w:sz w:val="24"/>
        </w:rPr>
      </w:pPr>
      <w:r>
        <w:rPr>
          <w:rFonts w:ascii="Arial"/>
          <w:color w:val="000000"/>
          <w:sz w:val="24"/>
        </w:rPr>
        <w:t xml:space="preserve">The </w:t>
      </w:r>
      <w:r>
        <w:rPr>
          <w:rFonts w:ascii="Arial"/>
          <w:color w:val="000000"/>
          <w:spacing w:val="-1"/>
          <w:sz w:val="24"/>
        </w:rPr>
        <w:t>use</w:t>
      </w:r>
      <w:r>
        <w:rPr>
          <w:rFonts w:ascii="Arial"/>
          <w:color w:val="000000"/>
          <w:spacing w:val="1"/>
          <w:sz w:val="24"/>
        </w:rPr>
        <w:t xml:space="preserve"> of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z w:val="24"/>
        </w:rPr>
        <w:t>the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Procurement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Card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is strictly PROHIBITED </w:t>
      </w:r>
      <w:r>
        <w:rPr>
          <w:rFonts w:ascii="Arial"/>
          <w:color w:val="000000"/>
          <w:spacing w:val="1"/>
          <w:sz w:val="24"/>
        </w:rPr>
        <w:t>for</w:t>
      </w:r>
      <w:r>
        <w:rPr>
          <w:rFonts w:ascii="Arial"/>
          <w:color w:val="000000"/>
          <w:spacing w:val="-1"/>
          <w:sz w:val="24"/>
        </w:rPr>
        <w:t xml:space="preserve"> the</w:t>
      </w:r>
      <w:r>
        <w:rPr>
          <w:rFonts w:ascii="Arial"/>
          <w:color w:val="000000"/>
          <w:sz w:val="24"/>
        </w:rPr>
        <w:t xml:space="preserve"> following:</w:t>
      </w:r>
    </w:p>
    <w:p w14:paraId="663D99F5" w14:textId="01CEECEC" w:rsidR="00C841BD" w:rsidRDefault="00B218E9" w:rsidP="008E0796">
      <w:pPr>
        <w:spacing w:before="82" w:after="0" w:line="276" w:lineRule="exact"/>
        <w:ind w:left="720" w:hanging="360"/>
        <w:jc w:val="left"/>
        <w:rPr>
          <w:rFonts w:ascii="Arial"/>
          <w:color w:val="000000"/>
          <w:sz w:val="24"/>
        </w:rPr>
      </w:pPr>
      <w:r>
        <w:rPr>
          <w:rFonts w:ascii="Arial"/>
          <w:color w:val="000000"/>
          <w:spacing w:val="1"/>
          <w:sz w:val="24"/>
        </w:rPr>
        <w:t>1.</w:t>
      </w:r>
      <w:r>
        <w:rPr>
          <w:rFonts w:ascii="Arial"/>
          <w:color w:val="000000"/>
          <w:spacing w:val="91"/>
          <w:sz w:val="24"/>
        </w:rPr>
        <w:t xml:space="preserve"> </w:t>
      </w:r>
      <w:r>
        <w:rPr>
          <w:rFonts w:ascii="Arial"/>
          <w:color w:val="000000"/>
          <w:sz w:val="24"/>
        </w:rPr>
        <w:t>Cash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advances,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building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modifications,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unapproved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fixed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assets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or</w:t>
      </w:r>
      <w:r>
        <w:rPr>
          <w:rFonts w:ascii="Arial"/>
          <w:color w:val="000000"/>
          <w:spacing w:val="-4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additions</w:t>
      </w:r>
      <w:r w:rsidR="008E0796">
        <w:rPr>
          <w:rFonts w:ascii="Arial" w:hAnsi="Arial" w:cs="Arial"/>
          <w:color w:val="000000"/>
          <w:sz w:val="24"/>
        </w:rPr>
        <w:t xml:space="preserve"> </w:t>
      </w:r>
      <w:r>
        <w:rPr>
          <w:rFonts w:ascii="Arial"/>
          <w:color w:val="000000"/>
          <w:spacing w:val="293"/>
          <w:sz w:val="24"/>
        </w:rPr>
        <w:t xml:space="preserve"> </w:t>
      </w:r>
      <w:r>
        <w:rPr>
          <w:rFonts w:ascii="Arial"/>
          <w:color w:val="000000"/>
          <w:sz w:val="24"/>
        </w:rPr>
        <w:t>thereto.</w:t>
      </w:r>
    </w:p>
    <w:p w14:paraId="64483C8B" w14:textId="77777777" w:rsidR="00C841BD" w:rsidRDefault="00B218E9" w:rsidP="008E0796">
      <w:pPr>
        <w:spacing w:before="78" w:after="0" w:line="278" w:lineRule="exact"/>
        <w:ind w:left="720" w:hanging="360"/>
        <w:jc w:val="left"/>
        <w:rPr>
          <w:rFonts w:ascii="Arial"/>
          <w:color w:val="000000"/>
          <w:sz w:val="24"/>
        </w:rPr>
      </w:pPr>
      <w:commentRangeStart w:id="16"/>
      <w:del w:id="17" w:author="Claude" w:date="2026-06-09T00:00:00Z">
        <w:r>
          <w:rPr>
            <w:rFonts w:ascii="Arial"/>
            <w:color w:val="000000"/>
            <w:sz w:val="24"/>
          </w:rPr>
          <w:delText>2.   Computer Equipment and Software.</w:delText>
        </w:r>
      </w:del>
    </w:p>
    <w:p w14:paraId="424799F4" w14:textId="77777777" w:rsidR="00C841BD" w:rsidRDefault="00B218E9" w:rsidP="008E0796">
      <w:pPr>
        <w:spacing w:before="77" w:after="0" w:line="278" w:lineRule="exact"/>
        <w:ind w:left="720" w:hanging="360"/>
        <w:jc w:val="left"/>
        <w:rPr>
          <w:rFonts w:ascii="Arial"/>
          <w:color w:val="000000"/>
          <w:sz w:val="24"/>
        </w:rPr>
      </w:pPr>
      <w:del w:id="18" w:author="Claude" w:date="2026-06-09T00:00:00Z">
        <w:r>
          <w:rPr>
            <w:rFonts w:ascii="Arial"/>
            <w:color w:val="000000"/>
            <w:sz w:val="24"/>
          </w:rPr>
          <w:delText>3.   Communications Equipment (e.g., radios, telephones, cell phones).</w:delText>
        </w:r>
      </w:del>
    </w:p>
    <w:p w14:paraId="4FEA1056" w14:textId="77777777" w:rsidR="007F51E6" w:rsidRDefault="00B218E9" w:rsidP="008E0796">
      <w:pPr>
        <w:spacing w:before="78" w:after="0" w:line="278" w:lineRule="exact"/>
        <w:ind w:left="720" w:hanging="360"/>
        <w:jc w:val="left"/>
        <w:rPr>
          <w:rFonts w:ascii="Arial"/>
          <w:color w:val="000000"/>
          <w:sz w:val="24"/>
        </w:rPr>
      </w:pPr>
      <w:ins w:id="19" w:author="Claude" w:date="2026-06-09T00:00:00Z">
        <w:r>
          <w:rPr>
            <w:rFonts w:ascii="Arial"/>
            <w:color w:val="000000"/>
            <w:sz w:val="24"/>
          </w:rPr>
          <w:t>2.   Technology Purchases (see Section 5.4).</w:t>
        </w:r>
      </w:ins>
      <w:commentRangeEnd w:id="16"/>
      <w:r w:rsidR="001C0F89">
        <w:rPr>
          <w:rStyle w:val="CommentReference"/>
          <w:rFonts w:ascii="Arial"/>
          <w:color w:val="000000"/>
          <w:sz w:val="24"/>
          <w:szCs w:val="22"/>
        </w:rPr>
        <w:commentReference w:id="16"/>
      </w:r>
    </w:p>
    <w:p w14:paraId="6181A641" w14:textId="77777777" w:rsidR="00C841BD" w:rsidRDefault="00B218E9" w:rsidP="008E0796">
      <w:pPr>
        <w:spacing w:before="79" w:after="0" w:line="278" w:lineRule="exact"/>
        <w:ind w:left="720" w:hanging="360"/>
        <w:jc w:val="left"/>
        <w:rPr>
          <w:rFonts w:ascii="Arial"/>
          <w:color w:val="000000"/>
          <w:sz w:val="24"/>
        </w:rPr>
      </w:pPr>
      <w:del w:id="20" w:author="Claude" w:date="2026-06-09T00:00:00Z">
        <w:r>
          <w:rPr>
            <w:rFonts w:ascii="Arial"/>
            <w:color w:val="000000"/>
            <w:sz w:val="24"/>
          </w:rPr>
          <w:lastRenderedPageBreak/>
          <w:delText>4.</w:delText>
        </w:r>
      </w:del>
      <w:ins w:id="21" w:author="Claude" w:date="2026-06-09T00:00:00Z">
        <w:r>
          <w:rPr>
            <w:rFonts w:ascii="Arial"/>
            <w:color w:val="000000"/>
            <w:sz w:val="24"/>
          </w:rPr>
          <w:t>3.</w:t>
        </w:r>
      </w:ins>
      <w:r>
        <w:rPr>
          <w:rFonts w:ascii="Arial"/>
          <w:color w:val="000000"/>
          <w:spacing w:val="91"/>
          <w:sz w:val="24"/>
        </w:rPr>
        <w:t xml:space="preserve"> </w:t>
      </w:r>
      <w:r>
        <w:rPr>
          <w:rFonts w:ascii="Arial"/>
          <w:color w:val="000000"/>
          <w:sz w:val="24"/>
        </w:rPr>
        <w:t>All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services,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whether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z w:val="24"/>
        </w:rPr>
        <w:t>performed</w:t>
      </w:r>
      <w:r>
        <w:rPr>
          <w:rFonts w:ascii="Arial"/>
          <w:color w:val="000000"/>
          <w:spacing w:val="1"/>
          <w:sz w:val="24"/>
        </w:rPr>
        <w:t xml:space="preserve"> by</w:t>
      </w:r>
      <w:r>
        <w:rPr>
          <w:rFonts w:ascii="Arial"/>
          <w:color w:val="000000"/>
          <w:spacing w:val="-4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individuals </w:t>
      </w:r>
      <w:r>
        <w:rPr>
          <w:rFonts w:ascii="Arial"/>
          <w:color w:val="000000"/>
          <w:spacing w:val="1"/>
          <w:sz w:val="24"/>
        </w:rPr>
        <w:t>or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companies.</w:t>
      </w:r>
    </w:p>
    <w:p w14:paraId="45D404D9" w14:textId="77777777" w:rsidR="00C841BD" w:rsidRDefault="00B218E9" w:rsidP="008E0796">
      <w:pPr>
        <w:spacing w:before="77" w:after="0" w:line="278" w:lineRule="exact"/>
        <w:ind w:left="720" w:hanging="360"/>
        <w:jc w:val="left"/>
        <w:rPr>
          <w:rFonts w:ascii="Arial"/>
          <w:color w:val="000000"/>
          <w:sz w:val="24"/>
        </w:rPr>
      </w:pPr>
      <w:del w:id="22" w:author="Claude" w:date="2026-06-09T00:00:00Z">
        <w:r>
          <w:rPr>
            <w:rFonts w:ascii="Arial"/>
            <w:color w:val="000000"/>
            <w:sz w:val="24"/>
          </w:rPr>
          <w:delText>5.</w:delText>
        </w:r>
      </w:del>
      <w:ins w:id="23" w:author="Claude" w:date="2026-06-09T00:00:00Z">
        <w:r>
          <w:rPr>
            <w:rFonts w:ascii="Arial"/>
            <w:color w:val="000000"/>
            <w:sz w:val="24"/>
          </w:rPr>
          <w:t>4.</w:t>
        </w:r>
      </w:ins>
      <w:r>
        <w:rPr>
          <w:rFonts w:ascii="Arial"/>
          <w:color w:val="000000"/>
          <w:spacing w:val="91"/>
          <w:sz w:val="24"/>
        </w:rPr>
        <w:t xml:space="preserve"> </w:t>
      </w:r>
      <w:r>
        <w:rPr>
          <w:rFonts w:ascii="Arial"/>
          <w:color w:val="000000"/>
          <w:sz w:val="24"/>
        </w:rPr>
        <w:t>Leases.</w:t>
      </w:r>
    </w:p>
    <w:p w14:paraId="71CACE9F" w14:textId="77777777" w:rsidR="00C841BD" w:rsidRDefault="00B218E9" w:rsidP="008E0796">
      <w:pPr>
        <w:spacing w:before="77" w:after="0" w:line="278" w:lineRule="exact"/>
        <w:ind w:left="720" w:hanging="360"/>
        <w:jc w:val="left"/>
        <w:rPr>
          <w:rFonts w:ascii="Arial"/>
          <w:color w:val="000000"/>
          <w:sz w:val="24"/>
        </w:rPr>
      </w:pPr>
      <w:del w:id="24" w:author="Claude" w:date="2026-06-09T00:00:00Z">
        <w:r>
          <w:rPr>
            <w:rFonts w:ascii="Arial"/>
            <w:color w:val="000000"/>
            <w:sz w:val="24"/>
          </w:rPr>
          <w:delText>6.</w:delText>
        </w:r>
      </w:del>
      <w:ins w:id="25" w:author="Claude" w:date="2026-06-09T00:00:00Z">
        <w:r>
          <w:rPr>
            <w:rFonts w:ascii="Arial"/>
            <w:color w:val="000000"/>
            <w:sz w:val="24"/>
          </w:rPr>
          <w:t>5.</w:t>
        </w:r>
      </w:ins>
      <w:r>
        <w:rPr>
          <w:rFonts w:ascii="Arial"/>
          <w:color w:val="000000"/>
          <w:spacing w:val="91"/>
          <w:sz w:val="24"/>
        </w:rPr>
        <w:t xml:space="preserve"> </w:t>
      </w:r>
      <w:r>
        <w:rPr>
          <w:rFonts w:ascii="Arial"/>
          <w:color w:val="000000"/>
          <w:sz w:val="24"/>
        </w:rPr>
        <w:t>Rental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of</w:t>
      </w:r>
      <w:r>
        <w:rPr>
          <w:rFonts w:ascii="Arial"/>
          <w:color w:val="000000"/>
          <w:sz w:val="24"/>
        </w:rPr>
        <w:t xml:space="preserve"> space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or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equipment.</w:t>
      </w:r>
    </w:p>
    <w:p w14:paraId="0C65A925" w14:textId="77777777" w:rsidR="00C841BD" w:rsidRDefault="00B218E9" w:rsidP="008E0796">
      <w:pPr>
        <w:spacing w:before="79" w:after="0" w:line="278" w:lineRule="exact"/>
        <w:ind w:left="720" w:hanging="360"/>
        <w:jc w:val="left"/>
        <w:rPr>
          <w:rFonts w:ascii="Arial"/>
          <w:color w:val="000000"/>
          <w:sz w:val="24"/>
        </w:rPr>
      </w:pPr>
      <w:del w:id="26" w:author="Claude" w:date="2026-06-09T00:00:00Z">
        <w:r>
          <w:rPr>
            <w:rFonts w:ascii="Arial"/>
            <w:color w:val="000000"/>
            <w:sz w:val="24"/>
          </w:rPr>
          <w:delText>7.</w:delText>
        </w:r>
      </w:del>
      <w:ins w:id="27" w:author="Claude" w:date="2026-06-09T00:00:00Z">
        <w:r>
          <w:rPr>
            <w:rFonts w:ascii="Arial"/>
            <w:color w:val="000000"/>
            <w:sz w:val="24"/>
          </w:rPr>
          <w:t>6.</w:t>
        </w:r>
      </w:ins>
      <w:r>
        <w:rPr>
          <w:rFonts w:ascii="Arial"/>
          <w:color w:val="000000"/>
          <w:spacing w:val="91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Any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purchase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not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directly related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to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the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official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z w:val="24"/>
        </w:rPr>
        <w:t>conduct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of</w:t>
      </w:r>
      <w:r>
        <w:rPr>
          <w:rFonts w:ascii="Arial"/>
          <w:color w:val="000000"/>
          <w:sz w:val="24"/>
        </w:rPr>
        <w:t xml:space="preserve"> City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business.</w:t>
      </w:r>
    </w:p>
    <w:p w14:paraId="33169BD3" w14:textId="77777777" w:rsidR="00C841BD" w:rsidRDefault="00B218E9" w:rsidP="008E0796">
      <w:pPr>
        <w:spacing w:before="77" w:after="0" w:line="278" w:lineRule="exact"/>
        <w:ind w:left="720" w:hanging="360"/>
        <w:jc w:val="left"/>
        <w:rPr>
          <w:rFonts w:ascii="Arial"/>
          <w:color w:val="000000"/>
          <w:sz w:val="24"/>
        </w:rPr>
      </w:pPr>
      <w:del w:id="28" w:author="Claude" w:date="2026-06-09T00:00:00Z">
        <w:r>
          <w:rPr>
            <w:rFonts w:ascii="Arial"/>
            <w:color w:val="000000"/>
            <w:sz w:val="24"/>
          </w:rPr>
          <w:delText>8.</w:delText>
        </w:r>
      </w:del>
      <w:ins w:id="29" w:author="Claude" w:date="2026-06-09T00:00:00Z">
        <w:r>
          <w:rPr>
            <w:rFonts w:ascii="Arial"/>
            <w:color w:val="000000"/>
            <w:sz w:val="24"/>
          </w:rPr>
          <w:t>7.</w:t>
        </w:r>
      </w:ins>
      <w:r>
        <w:rPr>
          <w:rFonts w:ascii="Arial"/>
          <w:color w:val="000000"/>
          <w:spacing w:val="91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Any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item prohibited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by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the</w:t>
      </w:r>
      <w:r>
        <w:rPr>
          <w:rFonts w:ascii="Arial"/>
          <w:color w:val="000000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City’s</w:t>
      </w:r>
      <w:r>
        <w:rPr>
          <w:rFonts w:ascii="Arial"/>
          <w:color w:val="000000"/>
          <w:sz w:val="24"/>
        </w:rPr>
        <w:t xml:space="preserve"> Personnel Rules.</w:t>
      </w:r>
    </w:p>
    <w:p w14:paraId="0564CE04" w14:textId="77777777" w:rsidR="00C841BD" w:rsidRDefault="00B218E9" w:rsidP="008E0796">
      <w:pPr>
        <w:spacing w:after="0" w:line="276" w:lineRule="exact"/>
        <w:ind w:left="360"/>
        <w:jc w:val="left"/>
        <w:rPr>
          <w:rFonts w:ascii="Arial"/>
          <w:color w:val="000000"/>
          <w:sz w:val="24"/>
        </w:rPr>
      </w:pPr>
      <w:r>
        <w:rPr>
          <w:rFonts w:ascii="Arial"/>
          <w:color w:val="000000"/>
          <w:spacing w:val="1"/>
          <w:sz w:val="24"/>
        </w:rPr>
        <w:t>Your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Department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Head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may apply additional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restrictions.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It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is </w:t>
      </w:r>
      <w:r>
        <w:rPr>
          <w:rFonts w:ascii="Arial"/>
          <w:color w:val="000000"/>
          <w:spacing w:val="1"/>
          <w:sz w:val="24"/>
        </w:rPr>
        <w:t>your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responsibility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to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know what your </w:t>
      </w:r>
      <w:r>
        <w:rPr>
          <w:rFonts w:ascii="Arial" w:hAnsi="Arial" w:cs="Arial"/>
          <w:color w:val="000000"/>
          <w:sz w:val="24"/>
        </w:rPr>
        <w:t>department’s</w:t>
      </w:r>
      <w:r>
        <w:rPr>
          <w:rFonts w:ascii="Arial"/>
          <w:color w:val="000000"/>
          <w:sz w:val="24"/>
        </w:rPr>
        <w:t xml:space="preserve"> restrictions are.</w:t>
      </w:r>
    </w:p>
    <w:p w14:paraId="07401333" w14:textId="77777777" w:rsidR="007F51E6" w:rsidRDefault="00B218E9" w:rsidP="008E0796">
      <w:pPr>
        <w:spacing w:before="241" w:after="0" w:line="278" w:lineRule="exact"/>
        <w:jc w:val="left"/>
        <w:rPr>
          <w:rFonts w:ascii="Arial"/>
          <w:b/>
          <w:color w:val="2E5496"/>
          <w:sz w:val="24"/>
        </w:rPr>
      </w:pPr>
      <w:commentRangeStart w:id="30"/>
      <w:ins w:id="31" w:author="Claude" w:date="2026-06-09T00:00:00Z">
        <w:r>
          <w:rPr>
            <w:rFonts w:ascii="Arial"/>
            <w:b/>
            <w:color w:val="2E5496"/>
            <w:sz w:val="24"/>
          </w:rPr>
          <w:t>5.4 Technology Purchases</w:t>
        </w:r>
      </w:ins>
    </w:p>
    <w:p w14:paraId="402D314B" w14:textId="77777777" w:rsidR="007F51E6" w:rsidRDefault="00B218E9" w:rsidP="008E0796">
      <w:pPr>
        <w:spacing w:before="79" w:after="0" w:line="276" w:lineRule="exact"/>
        <w:jc w:val="left"/>
        <w:rPr>
          <w:rFonts w:ascii="Arial"/>
          <w:color w:val="000000"/>
          <w:sz w:val="24"/>
        </w:rPr>
      </w:pPr>
      <w:ins w:id="32" w:author="Claude" w:date="2026-06-09T00:00:00Z">
        <w:r>
          <w:rPr>
            <w:rFonts w:ascii="Arial"/>
            <w:color w:val="000000"/>
            <w:sz w:val="24"/>
          </w:rPr>
          <w:t>Technology Purchases are not authorized Procurement Card purchases. Technology Purchases include, but are not limited to, the following:</w:t>
        </w:r>
      </w:ins>
    </w:p>
    <w:p w14:paraId="20C8D2B4" w14:textId="77777777" w:rsidR="007F51E6" w:rsidRDefault="00B218E9" w:rsidP="008E0796">
      <w:pPr>
        <w:spacing w:before="79" w:after="0" w:line="276" w:lineRule="exact"/>
        <w:jc w:val="left"/>
        <w:rPr>
          <w:rFonts w:ascii="Arial"/>
          <w:color w:val="000000"/>
          <w:sz w:val="24"/>
        </w:rPr>
      </w:pPr>
      <w:ins w:id="33" w:author="Claude" w:date="2026-06-09T00:00:00Z">
        <w:r>
          <w:rPr>
            <w:rFonts w:ascii="Arial"/>
            <w:color w:val="000000"/>
            <w:sz w:val="24"/>
          </w:rPr>
          <w:t>•</w:t>
        </w:r>
        <w:r>
          <w:rPr>
            <w:rFonts w:ascii="Arial"/>
            <w:color w:val="000000"/>
            <w:sz w:val="24"/>
          </w:rPr>
          <w:t xml:space="preserve">   Computers, laptops, and tablets.</w:t>
        </w:r>
      </w:ins>
    </w:p>
    <w:p w14:paraId="53480FAB" w14:textId="77777777" w:rsidR="007F51E6" w:rsidRDefault="00B218E9" w:rsidP="008E0796">
      <w:pPr>
        <w:spacing w:before="79" w:after="0" w:line="276" w:lineRule="exact"/>
        <w:jc w:val="left"/>
        <w:rPr>
          <w:rFonts w:ascii="Arial"/>
          <w:color w:val="000000"/>
          <w:sz w:val="24"/>
        </w:rPr>
      </w:pPr>
      <w:ins w:id="34" w:author="Claude" w:date="2026-06-09T00:00:00Z">
        <w:r>
          <w:rPr>
            <w:rFonts w:ascii="Arial"/>
            <w:color w:val="000000"/>
            <w:sz w:val="24"/>
          </w:rPr>
          <w:t>•</w:t>
        </w:r>
        <w:r>
          <w:rPr>
            <w:rFonts w:ascii="Arial"/>
            <w:color w:val="000000"/>
            <w:sz w:val="24"/>
          </w:rPr>
          <w:t xml:space="preserve">   Mobile phones, radios, and telecommunications equipment.</w:t>
        </w:r>
      </w:ins>
    </w:p>
    <w:p w14:paraId="0E8DE984" w14:textId="77777777" w:rsidR="007F51E6" w:rsidRDefault="00B218E9" w:rsidP="008E0796">
      <w:pPr>
        <w:spacing w:before="79" w:after="0" w:line="276" w:lineRule="exact"/>
        <w:jc w:val="left"/>
        <w:rPr>
          <w:rFonts w:ascii="Arial"/>
          <w:color w:val="000000"/>
          <w:sz w:val="24"/>
        </w:rPr>
      </w:pPr>
      <w:ins w:id="35" w:author="Claude" w:date="2026-06-09T00:00:00Z">
        <w:r>
          <w:rPr>
            <w:rFonts w:ascii="Arial"/>
            <w:color w:val="000000"/>
            <w:sz w:val="24"/>
          </w:rPr>
          <w:t>•</w:t>
        </w:r>
        <w:r>
          <w:rPr>
            <w:rFonts w:ascii="Arial"/>
            <w:color w:val="000000"/>
            <w:sz w:val="24"/>
          </w:rPr>
          <w:t xml:space="preserve">   Network equipment and printers.</w:t>
        </w:r>
      </w:ins>
    </w:p>
    <w:p w14:paraId="754430FC" w14:textId="77777777" w:rsidR="007F51E6" w:rsidRDefault="00B218E9" w:rsidP="008E0796">
      <w:pPr>
        <w:spacing w:before="79" w:after="0" w:line="276" w:lineRule="exact"/>
        <w:jc w:val="left"/>
        <w:rPr>
          <w:rFonts w:ascii="Arial"/>
          <w:color w:val="000000"/>
          <w:sz w:val="24"/>
        </w:rPr>
      </w:pPr>
      <w:ins w:id="36" w:author="Claude" w:date="2026-06-09T00:00:00Z">
        <w:r>
          <w:rPr>
            <w:rFonts w:ascii="Arial"/>
            <w:color w:val="000000"/>
            <w:sz w:val="24"/>
          </w:rPr>
          <w:t>•</w:t>
        </w:r>
        <w:r>
          <w:rPr>
            <w:rFonts w:ascii="Arial"/>
            <w:color w:val="000000"/>
            <w:sz w:val="24"/>
          </w:rPr>
          <w:t xml:space="preserve">   Software, software subscriptions, and SaaS services.</w:t>
        </w:r>
      </w:ins>
    </w:p>
    <w:p w14:paraId="5418310D" w14:textId="77777777" w:rsidR="007F51E6" w:rsidRDefault="00B218E9" w:rsidP="008E0796">
      <w:pPr>
        <w:spacing w:before="79" w:after="0" w:line="276" w:lineRule="exact"/>
        <w:jc w:val="left"/>
        <w:rPr>
          <w:rFonts w:ascii="Arial"/>
          <w:color w:val="000000"/>
          <w:sz w:val="24"/>
        </w:rPr>
      </w:pPr>
      <w:ins w:id="37" w:author="Claude" w:date="2026-06-09T00:00:00Z">
        <w:r>
          <w:rPr>
            <w:rFonts w:ascii="Arial"/>
            <w:color w:val="000000"/>
            <w:sz w:val="24"/>
          </w:rPr>
          <w:t>•</w:t>
        </w:r>
        <w:r>
          <w:rPr>
            <w:rFonts w:ascii="Arial"/>
            <w:color w:val="000000"/>
            <w:sz w:val="24"/>
          </w:rPr>
          <w:t xml:space="preserve">   Cloud services, AI services, and data hosting services.</w:t>
        </w:r>
      </w:ins>
    </w:p>
    <w:p w14:paraId="3F1EA327" w14:textId="77777777" w:rsidR="007F51E6" w:rsidRDefault="00B218E9" w:rsidP="008E0796">
      <w:pPr>
        <w:spacing w:before="79" w:after="0" w:line="276" w:lineRule="exact"/>
        <w:jc w:val="left"/>
        <w:rPr>
          <w:rFonts w:ascii="Arial"/>
          <w:color w:val="000000"/>
          <w:sz w:val="24"/>
        </w:rPr>
      </w:pPr>
      <w:ins w:id="38" w:author="Claude" w:date="2026-06-09T00:00:00Z">
        <w:r>
          <w:rPr>
            <w:rFonts w:ascii="Arial"/>
            <w:color w:val="000000"/>
            <w:sz w:val="24"/>
          </w:rPr>
          <w:t>Requests for technology-related goods and services shall be submitted through established Information Technology request and fulfillment procedures. Information Technology shall determine sourcing, licensing, security review, supportability, asset management, and procurement requirements.</w:t>
        </w:r>
      </w:ins>
      <w:commentRangeEnd w:id="30"/>
      <w:r w:rsidR="001C0F89">
        <w:rPr>
          <w:rStyle w:val="CommentReference"/>
          <w:rFonts w:ascii="Arial"/>
          <w:color w:val="000000"/>
          <w:sz w:val="24"/>
          <w:szCs w:val="22"/>
        </w:rPr>
        <w:commentReference w:id="30"/>
      </w:r>
    </w:p>
    <w:p w14:paraId="7F8E0330" w14:textId="77777777" w:rsidR="00C841BD" w:rsidRDefault="00B218E9" w:rsidP="008E0796">
      <w:pPr>
        <w:spacing w:before="295" w:after="0" w:line="324" w:lineRule="exact"/>
        <w:jc w:val="left"/>
        <w:rPr>
          <w:rFonts w:ascii="Arial"/>
          <w:b/>
          <w:color w:val="000000"/>
          <w:sz w:val="28"/>
        </w:rPr>
      </w:pPr>
      <w:r>
        <w:rPr>
          <w:rFonts w:ascii="Arial"/>
          <w:b/>
          <w:color w:val="1F3864"/>
          <w:sz w:val="28"/>
        </w:rPr>
        <w:t>6. MISUSE</w:t>
      </w:r>
      <w:r>
        <w:rPr>
          <w:rFonts w:ascii="Arial"/>
          <w:b/>
          <w:color w:val="1F3864"/>
          <w:spacing w:val="-1"/>
          <w:sz w:val="28"/>
        </w:rPr>
        <w:t xml:space="preserve"> </w:t>
      </w:r>
      <w:r>
        <w:rPr>
          <w:rFonts w:ascii="Arial"/>
          <w:b/>
          <w:color w:val="1F3864"/>
          <w:spacing w:val="-2"/>
          <w:sz w:val="28"/>
        </w:rPr>
        <w:t>OF</w:t>
      </w:r>
      <w:r>
        <w:rPr>
          <w:rFonts w:ascii="Arial"/>
          <w:b/>
          <w:color w:val="1F3864"/>
          <w:spacing w:val="2"/>
          <w:sz w:val="28"/>
        </w:rPr>
        <w:t xml:space="preserve"> </w:t>
      </w:r>
      <w:r>
        <w:rPr>
          <w:rFonts w:ascii="Arial"/>
          <w:b/>
          <w:color w:val="1F3864"/>
          <w:spacing w:val="-1"/>
          <w:sz w:val="28"/>
        </w:rPr>
        <w:t>THE</w:t>
      </w:r>
      <w:r>
        <w:rPr>
          <w:rFonts w:ascii="Arial"/>
          <w:b/>
          <w:color w:val="1F3864"/>
          <w:spacing w:val="2"/>
          <w:sz w:val="28"/>
        </w:rPr>
        <w:t xml:space="preserve"> </w:t>
      </w:r>
      <w:r>
        <w:rPr>
          <w:rFonts w:ascii="Arial"/>
          <w:b/>
          <w:color w:val="1F3864"/>
          <w:sz w:val="28"/>
        </w:rPr>
        <w:t>PROCUREMENT</w:t>
      </w:r>
      <w:r>
        <w:rPr>
          <w:rFonts w:ascii="Arial"/>
          <w:b/>
          <w:color w:val="1F3864"/>
          <w:spacing w:val="1"/>
          <w:sz w:val="28"/>
        </w:rPr>
        <w:t xml:space="preserve"> </w:t>
      </w:r>
      <w:r>
        <w:rPr>
          <w:rFonts w:ascii="Arial"/>
          <w:b/>
          <w:color w:val="1F3864"/>
          <w:sz w:val="28"/>
        </w:rPr>
        <w:t>CARD</w:t>
      </w:r>
    </w:p>
    <w:p w14:paraId="061D3846" w14:textId="2684CAFC" w:rsidR="00C841BD" w:rsidRDefault="00B218E9" w:rsidP="008E0796">
      <w:pPr>
        <w:spacing w:before="123" w:after="0" w:line="276" w:lineRule="exact"/>
        <w:jc w:val="left"/>
        <w:rPr>
          <w:rFonts w:ascii="Arial"/>
          <w:color w:val="000000"/>
          <w:sz w:val="24"/>
        </w:rPr>
      </w:pPr>
      <w:r>
        <w:rPr>
          <w:rFonts w:ascii="Arial"/>
          <w:color w:val="000000"/>
          <w:sz w:val="24"/>
        </w:rPr>
        <w:t>The Procurement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Card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represents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the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City’s</w:t>
      </w:r>
      <w:r>
        <w:rPr>
          <w:rFonts w:ascii="Arial"/>
          <w:color w:val="000000"/>
          <w:sz w:val="24"/>
        </w:rPr>
        <w:t xml:space="preserve"> trust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in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you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and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your empowerment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as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a</w:t>
      </w:r>
      <w:r w:rsidR="008E0796">
        <w:rPr>
          <w:rFonts w:ascii="Arial" w:hAnsi="Arial" w:cs="Arial"/>
          <w:color w:val="000000"/>
          <w:sz w:val="24"/>
        </w:rPr>
        <w:t xml:space="preserve"> </w:t>
      </w:r>
      <w:r>
        <w:rPr>
          <w:rFonts w:ascii="Arial"/>
          <w:color w:val="000000"/>
          <w:sz w:val="24"/>
        </w:rPr>
        <w:t>responsible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employee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of</w:t>
      </w:r>
      <w:r>
        <w:rPr>
          <w:rFonts w:ascii="Arial"/>
          <w:color w:val="000000"/>
          <w:sz w:val="24"/>
        </w:rPr>
        <w:t xml:space="preserve"> the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City </w:t>
      </w:r>
      <w:r>
        <w:rPr>
          <w:rFonts w:ascii="Arial"/>
          <w:color w:val="000000"/>
          <w:spacing w:val="-1"/>
          <w:sz w:val="24"/>
        </w:rPr>
        <w:t>of</w:t>
      </w:r>
      <w:r>
        <w:rPr>
          <w:rFonts w:ascii="Arial"/>
          <w:color w:val="000000"/>
          <w:spacing w:val="2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Palm</w:t>
      </w:r>
      <w:r>
        <w:rPr>
          <w:rFonts w:ascii="Arial"/>
          <w:color w:val="000000"/>
          <w:spacing w:val="2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Springs </w:t>
      </w:r>
      <w:r>
        <w:rPr>
          <w:rFonts w:ascii="Arial"/>
          <w:color w:val="000000"/>
          <w:spacing w:val="-1"/>
          <w:sz w:val="24"/>
        </w:rPr>
        <w:t>to</w:t>
      </w:r>
      <w:r>
        <w:rPr>
          <w:rFonts w:ascii="Arial"/>
          <w:color w:val="000000"/>
          <w:spacing w:val="2"/>
          <w:sz w:val="24"/>
        </w:rPr>
        <w:t xml:space="preserve"> </w:t>
      </w:r>
      <w:r>
        <w:rPr>
          <w:rFonts w:ascii="Arial"/>
          <w:color w:val="000000"/>
          <w:sz w:val="24"/>
        </w:rPr>
        <w:t>safeguard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and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protect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the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City’s</w:t>
      </w:r>
      <w:r w:rsidR="008E0796">
        <w:rPr>
          <w:rFonts w:ascii="Arial" w:hAnsi="Arial" w:cs="Arial"/>
          <w:color w:val="000000"/>
          <w:sz w:val="24"/>
        </w:rPr>
        <w:t xml:space="preserve"> </w:t>
      </w:r>
      <w:r>
        <w:rPr>
          <w:rFonts w:ascii="Arial"/>
          <w:color w:val="000000"/>
          <w:sz w:val="24"/>
        </w:rPr>
        <w:t>assets.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As a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cardholder, you assume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the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responsibility</w:t>
      </w:r>
      <w:r>
        <w:rPr>
          <w:rFonts w:ascii="Arial"/>
          <w:color w:val="000000"/>
          <w:spacing w:val="1"/>
          <w:sz w:val="24"/>
        </w:rPr>
        <w:t xml:space="preserve"> for</w:t>
      </w:r>
      <w:r>
        <w:rPr>
          <w:rFonts w:ascii="Arial"/>
          <w:color w:val="000000"/>
          <w:spacing w:val="-1"/>
          <w:sz w:val="24"/>
        </w:rPr>
        <w:t xml:space="preserve"> the</w:t>
      </w:r>
      <w:r>
        <w:rPr>
          <w:rFonts w:ascii="Arial"/>
          <w:color w:val="000000"/>
          <w:sz w:val="24"/>
        </w:rPr>
        <w:t xml:space="preserve"> protection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and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proper </w:t>
      </w:r>
      <w:r>
        <w:rPr>
          <w:rFonts w:ascii="Arial" w:hAnsi="Arial" w:cs="Arial"/>
          <w:color w:val="000000"/>
          <w:sz w:val="24"/>
        </w:rPr>
        <w:t>use</w:t>
      </w:r>
      <w:r w:rsidR="008E0796">
        <w:rPr>
          <w:rFonts w:ascii="Arial" w:hAnsi="Arial" w:cs="Arial"/>
          <w:color w:val="000000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of</w:t>
      </w:r>
      <w:r>
        <w:rPr>
          <w:rFonts w:ascii="Arial"/>
          <w:color w:val="000000"/>
          <w:sz w:val="24"/>
        </w:rPr>
        <w:t xml:space="preserve"> the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Procurement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Card.</w:t>
      </w:r>
    </w:p>
    <w:p w14:paraId="2A04799F" w14:textId="77777777" w:rsidR="00C841BD" w:rsidRDefault="00B218E9" w:rsidP="008E0796">
      <w:pPr>
        <w:spacing w:before="238" w:after="0" w:line="278" w:lineRule="exact"/>
        <w:jc w:val="left"/>
        <w:rPr>
          <w:rFonts w:ascii="Arial"/>
          <w:b/>
          <w:color w:val="000000"/>
          <w:sz w:val="24"/>
        </w:rPr>
      </w:pPr>
      <w:r>
        <w:rPr>
          <w:rFonts w:ascii="Arial"/>
          <w:b/>
          <w:color w:val="2E5496"/>
          <w:sz w:val="24"/>
        </w:rPr>
        <w:t>6.1</w:t>
      </w:r>
      <w:r>
        <w:rPr>
          <w:rFonts w:ascii="Arial"/>
          <w:b/>
          <w:color w:val="2E5496"/>
          <w:spacing w:val="1"/>
          <w:sz w:val="24"/>
        </w:rPr>
        <w:t xml:space="preserve"> </w:t>
      </w:r>
      <w:r>
        <w:rPr>
          <w:rFonts w:ascii="Arial"/>
          <w:b/>
          <w:color w:val="2E5496"/>
          <w:sz w:val="24"/>
        </w:rPr>
        <w:t>Personal</w:t>
      </w:r>
      <w:r>
        <w:rPr>
          <w:rFonts w:ascii="Arial"/>
          <w:b/>
          <w:color w:val="2E5496"/>
          <w:spacing w:val="1"/>
          <w:sz w:val="24"/>
        </w:rPr>
        <w:t xml:space="preserve"> </w:t>
      </w:r>
      <w:r>
        <w:rPr>
          <w:rFonts w:ascii="Arial"/>
          <w:b/>
          <w:color w:val="2E5496"/>
          <w:sz w:val="24"/>
        </w:rPr>
        <w:t>Misuse</w:t>
      </w:r>
    </w:p>
    <w:p w14:paraId="08BA9857" w14:textId="6BC62AE1" w:rsidR="00C841BD" w:rsidRPr="00BB418F" w:rsidRDefault="00B218E9" w:rsidP="00F672BA">
      <w:pPr>
        <w:pStyle w:val="PCardParagraph"/>
        <w:numPr>
          <w:ilvl w:val="0"/>
          <w:numId w:val="28"/>
        </w:numPr>
      </w:pPr>
      <w:r w:rsidRPr="00BB418F">
        <w:t>Purchases using</w:t>
      </w:r>
      <w:r w:rsidRPr="00BB418F">
        <w:rPr>
          <w:spacing w:val="1"/>
        </w:rPr>
        <w:t xml:space="preserve"> </w:t>
      </w:r>
      <w:r w:rsidRPr="00BB418F">
        <w:t>the</w:t>
      </w:r>
      <w:r w:rsidRPr="00BB418F">
        <w:rPr>
          <w:spacing w:val="1"/>
        </w:rPr>
        <w:t xml:space="preserve"> </w:t>
      </w:r>
      <w:r w:rsidRPr="00BB418F">
        <w:t>Procurement</w:t>
      </w:r>
      <w:r w:rsidRPr="00BB418F">
        <w:rPr>
          <w:spacing w:val="1"/>
        </w:rPr>
        <w:t xml:space="preserve"> </w:t>
      </w:r>
      <w:r w:rsidRPr="00BB418F">
        <w:rPr>
          <w:spacing w:val="-1"/>
        </w:rPr>
        <w:t>Card</w:t>
      </w:r>
      <w:r w:rsidRPr="00BB418F">
        <w:rPr>
          <w:spacing w:val="1"/>
        </w:rPr>
        <w:t xml:space="preserve"> for</w:t>
      </w:r>
      <w:r w:rsidRPr="00BB418F">
        <w:rPr>
          <w:spacing w:val="-3"/>
        </w:rPr>
        <w:t xml:space="preserve"> </w:t>
      </w:r>
      <w:r w:rsidRPr="00BB418F">
        <w:t>the</w:t>
      </w:r>
      <w:r w:rsidRPr="00BB418F">
        <w:rPr>
          <w:spacing w:val="1"/>
        </w:rPr>
        <w:t xml:space="preserve"> </w:t>
      </w:r>
      <w:r w:rsidRPr="00BB418F">
        <w:t>sole</w:t>
      </w:r>
      <w:r w:rsidRPr="00BB418F">
        <w:rPr>
          <w:spacing w:val="-2"/>
        </w:rPr>
        <w:t xml:space="preserve"> </w:t>
      </w:r>
      <w:r w:rsidRPr="00BB418F">
        <w:t>benefit</w:t>
      </w:r>
      <w:r w:rsidRPr="00BB418F">
        <w:rPr>
          <w:spacing w:val="-1"/>
        </w:rPr>
        <w:t xml:space="preserve"> </w:t>
      </w:r>
      <w:r w:rsidRPr="00BB418F">
        <w:rPr>
          <w:spacing w:val="1"/>
        </w:rPr>
        <w:t>of</w:t>
      </w:r>
      <w:r w:rsidRPr="00BB418F">
        <w:t xml:space="preserve"> </w:t>
      </w:r>
      <w:r w:rsidRPr="00BB418F">
        <w:rPr>
          <w:spacing w:val="-1"/>
        </w:rPr>
        <w:t xml:space="preserve">the </w:t>
      </w:r>
      <w:r w:rsidRPr="00BB418F">
        <w:t>employee.</w:t>
      </w:r>
    </w:p>
    <w:p w14:paraId="49A13EC4" w14:textId="0CA2AB55" w:rsidR="00C841BD" w:rsidRPr="00BB418F" w:rsidRDefault="00B218E9" w:rsidP="00F672BA">
      <w:pPr>
        <w:pStyle w:val="PCardParagraph"/>
        <w:numPr>
          <w:ilvl w:val="0"/>
          <w:numId w:val="28"/>
        </w:numPr>
      </w:pPr>
      <w:r w:rsidRPr="00BB418F">
        <w:t>Assignment</w:t>
      </w:r>
      <w:r w:rsidRPr="00BB418F">
        <w:rPr>
          <w:spacing w:val="-2"/>
        </w:rPr>
        <w:t xml:space="preserve"> </w:t>
      </w:r>
      <w:r w:rsidRPr="00BB418F">
        <w:rPr>
          <w:spacing w:val="1"/>
        </w:rPr>
        <w:t>or</w:t>
      </w:r>
      <w:r w:rsidRPr="00BB418F">
        <w:rPr>
          <w:spacing w:val="-1"/>
        </w:rPr>
        <w:t xml:space="preserve"> </w:t>
      </w:r>
      <w:r w:rsidRPr="00BB418F">
        <w:t>transfer</w:t>
      </w:r>
      <w:r w:rsidRPr="00BB418F">
        <w:rPr>
          <w:spacing w:val="-3"/>
        </w:rPr>
        <w:t xml:space="preserve"> </w:t>
      </w:r>
      <w:r w:rsidRPr="00BB418F">
        <w:rPr>
          <w:spacing w:val="1"/>
        </w:rPr>
        <w:t>of</w:t>
      </w:r>
      <w:r w:rsidRPr="00BB418F">
        <w:t xml:space="preserve"> </w:t>
      </w:r>
      <w:r w:rsidRPr="00BB418F">
        <w:rPr>
          <w:spacing w:val="-1"/>
        </w:rPr>
        <w:t>an</w:t>
      </w:r>
      <w:r w:rsidRPr="00BB418F">
        <w:rPr>
          <w:spacing w:val="2"/>
        </w:rPr>
        <w:t xml:space="preserve"> </w:t>
      </w:r>
      <w:r w:rsidRPr="00BB418F">
        <w:t>individual</w:t>
      </w:r>
      <w:r w:rsidRPr="00BB418F">
        <w:rPr>
          <w:spacing w:val="-2"/>
        </w:rPr>
        <w:t xml:space="preserve"> </w:t>
      </w:r>
      <w:r w:rsidRPr="00BB418F">
        <w:t>Procurement</w:t>
      </w:r>
      <w:r w:rsidRPr="00BB418F">
        <w:rPr>
          <w:spacing w:val="1"/>
        </w:rPr>
        <w:t xml:space="preserve"> </w:t>
      </w:r>
      <w:r w:rsidRPr="00BB418F">
        <w:t>Card</w:t>
      </w:r>
      <w:r w:rsidRPr="00BB418F">
        <w:rPr>
          <w:spacing w:val="-2"/>
        </w:rPr>
        <w:t xml:space="preserve"> </w:t>
      </w:r>
      <w:r w:rsidRPr="00BB418F">
        <w:rPr>
          <w:spacing w:val="1"/>
        </w:rPr>
        <w:t>to</w:t>
      </w:r>
      <w:r w:rsidRPr="00BB418F">
        <w:rPr>
          <w:spacing w:val="-2"/>
        </w:rPr>
        <w:t xml:space="preserve"> </w:t>
      </w:r>
      <w:r w:rsidRPr="00BB418F">
        <w:rPr>
          <w:spacing w:val="1"/>
        </w:rPr>
        <w:t>an</w:t>
      </w:r>
      <w:r w:rsidRPr="00BB418F">
        <w:rPr>
          <w:spacing w:val="-2"/>
        </w:rPr>
        <w:t xml:space="preserve"> </w:t>
      </w:r>
      <w:r w:rsidRPr="00BB418F">
        <w:t>unauthorized</w:t>
      </w:r>
      <w:r w:rsidR="008E0796" w:rsidRPr="00BB418F">
        <w:t xml:space="preserve"> </w:t>
      </w:r>
      <w:r w:rsidRPr="00BB418F">
        <w:t>person.</w:t>
      </w:r>
    </w:p>
    <w:p w14:paraId="5C4BC2DF" w14:textId="2147286C" w:rsidR="00C841BD" w:rsidRPr="00BB418F" w:rsidRDefault="00B218E9" w:rsidP="00F672BA">
      <w:pPr>
        <w:pStyle w:val="PCardParagraph"/>
        <w:numPr>
          <w:ilvl w:val="0"/>
          <w:numId w:val="28"/>
        </w:numPr>
      </w:pPr>
      <w:r w:rsidRPr="00BB418F">
        <w:t>Purchases from</w:t>
      </w:r>
      <w:r w:rsidRPr="00BB418F">
        <w:rPr>
          <w:spacing w:val="2"/>
        </w:rPr>
        <w:t xml:space="preserve"> </w:t>
      </w:r>
      <w:r w:rsidRPr="00BB418F">
        <w:t>family,</w:t>
      </w:r>
      <w:r w:rsidRPr="00BB418F">
        <w:rPr>
          <w:spacing w:val="-2"/>
        </w:rPr>
        <w:t xml:space="preserve"> </w:t>
      </w:r>
      <w:r w:rsidRPr="00BB418F">
        <w:t>friends</w:t>
      </w:r>
      <w:r w:rsidRPr="00BB418F">
        <w:rPr>
          <w:spacing w:val="-2"/>
        </w:rPr>
        <w:t xml:space="preserve"> </w:t>
      </w:r>
      <w:r w:rsidRPr="00BB418F">
        <w:rPr>
          <w:spacing w:val="1"/>
        </w:rPr>
        <w:t>or</w:t>
      </w:r>
      <w:r w:rsidRPr="00BB418F">
        <w:rPr>
          <w:spacing w:val="-1"/>
        </w:rPr>
        <w:t xml:space="preserve"> </w:t>
      </w:r>
      <w:r w:rsidRPr="00BB418F">
        <w:t>relatives</w:t>
      </w:r>
      <w:r w:rsidRPr="00BB418F">
        <w:rPr>
          <w:spacing w:val="1"/>
        </w:rPr>
        <w:t xml:space="preserve"> </w:t>
      </w:r>
      <w:r w:rsidRPr="00BB418F">
        <w:rPr>
          <w:spacing w:val="-1"/>
        </w:rPr>
        <w:t>where</w:t>
      </w:r>
      <w:r w:rsidRPr="00BB418F">
        <w:rPr>
          <w:spacing w:val="1"/>
        </w:rPr>
        <w:t xml:space="preserve"> </w:t>
      </w:r>
      <w:r w:rsidRPr="00BB418F">
        <w:t>there is</w:t>
      </w:r>
      <w:r w:rsidRPr="00BB418F">
        <w:rPr>
          <w:spacing w:val="1"/>
        </w:rPr>
        <w:t xml:space="preserve"> </w:t>
      </w:r>
      <w:r w:rsidRPr="00BB418F">
        <w:t>personal gain</w:t>
      </w:r>
      <w:r w:rsidRPr="00BB418F">
        <w:rPr>
          <w:spacing w:val="1"/>
        </w:rPr>
        <w:t xml:space="preserve"> or</w:t>
      </w:r>
      <w:r w:rsidRPr="00BB418F">
        <w:rPr>
          <w:spacing w:val="-1"/>
        </w:rPr>
        <w:t xml:space="preserve"> </w:t>
      </w:r>
      <w:r w:rsidRPr="00BB418F">
        <w:t>a</w:t>
      </w:r>
      <w:r w:rsidR="008E0796" w:rsidRPr="00BB418F">
        <w:t xml:space="preserve"> </w:t>
      </w:r>
      <w:r w:rsidRPr="00BB418F">
        <w:t xml:space="preserve">conflict </w:t>
      </w:r>
      <w:r w:rsidRPr="00BB418F">
        <w:rPr>
          <w:spacing w:val="-1"/>
        </w:rPr>
        <w:t>of</w:t>
      </w:r>
      <w:r w:rsidRPr="00BB418F">
        <w:rPr>
          <w:spacing w:val="2"/>
        </w:rPr>
        <w:t xml:space="preserve"> </w:t>
      </w:r>
      <w:r w:rsidRPr="00BB418F">
        <w:t>interest,</w:t>
      </w:r>
      <w:r w:rsidRPr="00BB418F">
        <w:rPr>
          <w:spacing w:val="-1"/>
        </w:rPr>
        <w:t xml:space="preserve"> </w:t>
      </w:r>
      <w:r w:rsidRPr="00BB418F">
        <w:t>perceived</w:t>
      </w:r>
      <w:r w:rsidRPr="00BB418F">
        <w:rPr>
          <w:spacing w:val="-1"/>
        </w:rPr>
        <w:t xml:space="preserve"> </w:t>
      </w:r>
      <w:r w:rsidRPr="00BB418F">
        <w:rPr>
          <w:spacing w:val="1"/>
        </w:rPr>
        <w:t>or</w:t>
      </w:r>
      <w:r w:rsidRPr="00BB418F">
        <w:rPr>
          <w:spacing w:val="-1"/>
        </w:rPr>
        <w:t xml:space="preserve"> </w:t>
      </w:r>
      <w:r w:rsidRPr="00BB418F">
        <w:t>real.</w:t>
      </w:r>
    </w:p>
    <w:p w14:paraId="617FC764" w14:textId="13469D10" w:rsidR="00C841BD" w:rsidRPr="00BB418F" w:rsidRDefault="00B218E9" w:rsidP="00F672BA">
      <w:pPr>
        <w:pStyle w:val="PCardParagraph"/>
        <w:numPr>
          <w:ilvl w:val="0"/>
          <w:numId w:val="28"/>
        </w:numPr>
      </w:pPr>
      <w:r w:rsidRPr="00BB418F">
        <w:t>Use</w:t>
      </w:r>
      <w:r w:rsidRPr="00BB418F">
        <w:rPr>
          <w:spacing w:val="1"/>
        </w:rPr>
        <w:t xml:space="preserve"> of</w:t>
      </w:r>
      <w:r w:rsidRPr="00BB418F">
        <w:rPr>
          <w:spacing w:val="-2"/>
        </w:rPr>
        <w:t xml:space="preserve"> </w:t>
      </w:r>
      <w:r w:rsidRPr="00BB418F">
        <w:t>a</w:t>
      </w:r>
      <w:r w:rsidRPr="00BB418F">
        <w:rPr>
          <w:spacing w:val="1"/>
        </w:rPr>
        <w:t xml:space="preserve"> </w:t>
      </w:r>
      <w:r w:rsidRPr="00BB418F">
        <w:t>Procurement</w:t>
      </w:r>
      <w:r w:rsidRPr="00BB418F">
        <w:rPr>
          <w:spacing w:val="-1"/>
        </w:rPr>
        <w:t xml:space="preserve"> </w:t>
      </w:r>
      <w:r w:rsidRPr="00BB418F">
        <w:t>Card</w:t>
      </w:r>
      <w:r w:rsidRPr="00BB418F">
        <w:rPr>
          <w:spacing w:val="1"/>
        </w:rPr>
        <w:t xml:space="preserve"> by</w:t>
      </w:r>
      <w:r w:rsidRPr="00BB418F">
        <w:rPr>
          <w:spacing w:val="-1"/>
        </w:rPr>
        <w:t xml:space="preserve"> </w:t>
      </w:r>
      <w:r w:rsidRPr="00BB418F">
        <w:t>a</w:t>
      </w:r>
      <w:r w:rsidRPr="00BB418F">
        <w:rPr>
          <w:spacing w:val="-1"/>
        </w:rPr>
        <w:t xml:space="preserve"> </w:t>
      </w:r>
      <w:r w:rsidRPr="00BB418F">
        <w:t>retired,</w:t>
      </w:r>
      <w:r w:rsidRPr="00BB418F">
        <w:rPr>
          <w:spacing w:val="-2"/>
        </w:rPr>
        <w:t xml:space="preserve"> </w:t>
      </w:r>
      <w:r w:rsidRPr="00BB418F">
        <w:t>suspended,</w:t>
      </w:r>
      <w:r w:rsidRPr="00BB418F">
        <w:rPr>
          <w:spacing w:val="-1"/>
        </w:rPr>
        <w:t xml:space="preserve"> </w:t>
      </w:r>
      <w:r w:rsidRPr="00BB418F">
        <w:rPr>
          <w:spacing w:val="1"/>
        </w:rPr>
        <w:t>or</w:t>
      </w:r>
      <w:r w:rsidRPr="00BB418F">
        <w:rPr>
          <w:spacing w:val="-1"/>
        </w:rPr>
        <w:t xml:space="preserve"> </w:t>
      </w:r>
      <w:r w:rsidRPr="00BB418F">
        <w:t>terminated</w:t>
      </w:r>
      <w:r w:rsidRPr="00BB418F">
        <w:rPr>
          <w:spacing w:val="-1"/>
        </w:rPr>
        <w:t xml:space="preserve"> </w:t>
      </w:r>
      <w:r w:rsidRPr="00BB418F">
        <w:t>employee.</w:t>
      </w:r>
    </w:p>
    <w:p w14:paraId="7E11341F" w14:textId="77777777" w:rsidR="00C841BD" w:rsidRDefault="00B218E9" w:rsidP="008E0796">
      <w:pPr>
        <w:spacing w:before="240" w:after="0" w:line="278" w:lineRule="exact"/>
        <w:jc w:val="left"/>
        <w:rPr>
          <w:rFonts w:ascii="Arial"/>
          <w:b/>
          <w:color w:val="000000"/>
          <w:sz w:val="24"/>
        </w:rPr>
      </w:pPr>
      <w:r>
        <w:rPr>
          <w:rFonts w:ascii="Arial"/>
          <w:b/>
          <w:color w:val="2E5496"/>
          <w:sz w:val="24"/>
        </w:rPr>
        <w:t>6.2</w:t>
      </w:r>
      <w:r>
        <w:rPr>
          <w:rFonts w:ascii="Arial"/>
          <w:b/>
          <w:color w:val="2E5496"/>
          <w:spacing w:val="1"/>
          <w:sz w:val="24"/>
        </w:rPr>
        <w:t xml:space="preserve"> </w:t>
      </w:r>
      <w:r>
        <w:rPr>
          <w:rFonts w:ascii="Arial"/>
          <w:b/>
          <w:color w:val="2E5496"/>
          <w:sz w:val="24"/>
        </w:rPr>
        <w:t>Administrative</w:t>
      </w:r>
      <w:r>
        <w:rPr>
          <w:rFonts w:ascii="Arial"/>
          <w:b/>
          <w:color w:val="2E5496"/>
          <w:spacing w:val="1"/>
          <w:sz w:val="24"/>
        </w:rPr>
        <w:t xml:space="preserve"> </w:t>
      </w:r>
      <w:r>
        <w:rPr>
          <w:rFonts w:ascii="Arial"/>
          <w:b/>
          <w:color w:val="2E5496"/>
          <w:sz w:val="24"/>
        </w:rPr>
        <w:t>Misuse</w:t>
      </w:r>
    </w:p>
    <w:p w14:paraId="75097F92" w14:textId="6AA7287B" w:rsidR="00C841BD" w:rsidRPr="00BB418F" w:rsidRDefault="00B218E9" w:rsidP="00F672BA">
      <w:pPr>
        <w:pStyle w:val="PCardParagraph"/>
        <w:numPr>
          <w:ilvl w:val="0"/>
          <w:numId w:val="29"/>
        </w:numPr>
      </w:pPr>
      <w:r w:rsidRPr="00BB418F">
        <w:t xml:space="preserve">Lack </w:t>
      </w:r>
      <w:r w:rsidRPr="00BB418F">
        <w:rPr>
          <w:spacing w:val="-1"/>
        </w:rPr>
        <w:t>of</w:t>
      </w:r>
      <w:r w:rsidRPr="00BB418F">
        <w:rPr>
          <w:spacing w:val="2"/>
        </w:rPr>
        <w:t xml:space="preserve"> </w:t>
      </w:r>
      <w:r w:rsidRPr="00BB418F">
        <w:t xml:space="preserve">proper </w:t>
      </w:r>
      <w:r w:rsidRPr="00BB418F">
        <w:rPr>
          <w:spacing w:val="-1"/>
        </w:rPr>
        <w:t>and</w:t>
      </w:r>
      <w:r w:rsidRPr="00BB418F">
        <w:rPr>
          <w:spacing w:val="1"/>
        </w:rPr>
        <w:t xml:space="preserve"> </w:t>
      </w:r>
      <w:r w:rsidRPr="00BB418F">
        <w:t>timely reconciliation</w:t>
      </w:r>
      <w:r w:rsidRPr="00BB418F">
        <w:rPr>
          <w:spacing w:val="1"/>
        </w:rPr>
        <w:t xml:space="preserve"> of</w:t>
      </w:r>
      <w:r w:rsidRPr="00BB418F">
        <w:rPr>
          <w:spacing w:val="-3"/>
        </w:rPr>
        <w:t xml:space="preserve"> </w:t>
      </w:r>
      <w:r w:rsidRPr="00BB418F">
        <w:t>individual Cardholder</w:t>
      </w:r>
      <w:r w:rsidRPr="00BB418F">
        <w:rPr>
          <w:spacing w:val="-3"/>
        </w:rPr>
        <w:t xml:space="preserve"> </w:t>
      </w:r>
      <w:r w:rsidRPr="00BB418F">
        <w:t>accounts.</w:t>
      </w:r>
    </w:p>
    <w:p w14:paraId="086FFD0D" w14:textId="3EA11347" w:rsidR="00C841BD" w:rsidRPr="00BB418F" w:rsidRDefault="00B218E9" w:rsidP="00F672BA">
      <w:pPr>
        <w:pStyle w:val="PCardParagraph"/>
        <w:numPr>
          <w:ilvl w:val="0"/>
          <w:numId w:val="29"/>
        </w:numPr>
      </w:pPr>
      <w:r w:rsidRPr="00BB418F">
        <w:t>Use</w:t>
      </w:r>
      <w:r w:rsidRPr="00BB418F">
        <w:rPr>
          <w:spacing w:val="1"/>
        </w:rPr>
        <w:t xml:space="preserve"> of</w:t>
      </w:r>
      <w:r w:rsidRPr="00BB418F">
        <w:t xml:space="preserve"> </w:t>
      </w:r>
      <w:r w:rsidRPr="00BB418F">
        <w:rPr>
          <w:spacing w:val="-1"/>
        </w:rPr>
        <w:t xml:space="preserve">the </w:t>
      </w:r>
      <w:r w:rsidRPr="00BB418F">
        <w:t>Procurement</w:t>
      </w:r>
      <w:r w:rsidRPr="00BB418F">
        <w:rPr>
          <w:spacing w:val="1"/>
        </w:rPr>
        <w:t xml:space="preserve"> </w:t>
      </w:r>
      <w:r w:rsidRPr="00BB418F">
        <w:t>Card</w:t>
      </w:r>
      <w:r w:rsidRPr="00BB418F">
        <w:rPr>
          <w:spacing w:val="1"/>
        </w:rPr>
        <w:t xml:space="preserve"> </w:t>
      </w:r>
      <w:r w:rsidRPr="00BB418F">
        <w:t>in</w:t>
      </w:r>
      <w:r w:rsidRPr="00BB418F">
        <w:rPr>
          <w:spacing w:val="-1"/>
        </w:rPr>
        <w:t xml:space="preserve"> </w:t>
      </w:r>
      <w:r w:rsidRPr="00BB418F">
        <w:t>direct</w:t>
      </w:r>
      <w:r w:rsidRPr="00BB418F">
        <w:rPr>
          <w:spacing w:val="1"/>
        </w:rPr>
        <w:t xml:space="preserve"> </w:t>
      </w:r>
      <w:r w:rsidRPr="00BB418F">
        <w:t>violation</w:t>
      </w:r>
      <w:r w:rsidRPr="00BB418F">
        <w:rPr>
          <w:spacing w:val="1"/>
        </w:rPr>
        <w:t xml:space="preserve"> </w:t>
      </w:r>
      <w:r w:rsidRPr="00BB418F">
        <w:rPr>
          <w:spacing w:val="-1"/>
        </w:rPr>
        <w:t>of</w:t>
      </w:r>
      <w:r w:rsidRPr="00BB418F">
        <w:rPr>
          <w:spacing w:val="2"/>
        </w:rPr>
        <w:t xml:space="preserve"> </w:t>
      </w:r>
      <w:r w:rsidRPr="00BB418F">
        <w:t>acquisition</w:t>
      </w:r>
      <w:r w:rsidRPr="00BB418F">
        <w:rPr>
          <w:spacing w:val="-1"/>
        </w:rPr>
        <w:t xml:space="preserve"> </w:t>
      </w:r>
      <w:r w:rsidRPr="00BB418F">
        <w:t>goals</w:t>
      </w:r>
      <w:r w:rsidRPr="00BB418F">
        <w:rPr>
          <w:spacing w:val="-2"/>
        </w:rPr>
        <w:t xml:space="preserve"> </w:t>
      </w:r>
      <w:r w:rsidRPr="00BB418F">
        <w:t>(i.e.,</w:t>
      </w:r>
      <w:r w:rsidRPr="00BB418F">
        <w:rPr>
          <w:spacing w:val="1"/>
        </w:rPr>
        <w:t xml:space="preserve"> </w:t>
      </w:r>
      <w:r w:rsidRPr="00BB418F">
        <w:rPr>
          <w:rFonts w:hAnsi="Arial" w:cs="Arial"/>
        </w:rPr>
        <w:t>using</w:t>
      </w:r>
      <w:r w:rsidR="008E0796" w:rsidRPr="00BB418F">
        <w:rPr>
          <w:rFonts w:hAnsi="Arial" w:cs="Arial"/>
        </w:rPr>
        <w:t xml:space="preserve"> </w:t>
      </w:r>
      <w:r w:rsidRPr="00BB418F">
        <w:rPr>
          <w:spacing w:val="1"/>
        </w:rPr>
        <w:t>the</w:t>
      </w:r>
      <w:r w:rsidRPr="00BB418F">
        <w:t xml:space="preserve"> Procurement</w:t>
      </w:r>
      <w:r w:rsidRPr="00BB418F">
        <w:rPr>
          <w:spacing w:val="1"/>
        </w:rPr>
        <w:t xml:space="preserve"> </w:t>
      </w:r>
      <w:r w:rsidRPr="00BB418F">
        <w:t>Card</w:t>
      </w:r>
      <w:r w:rsidRPr="00BB418F">
        <w:rPr>
          <w:spacing w:val="-1"/>
        </w:rPr>
        <w:t xml:space="preserve"> </w:t>
      </w:r>
      <w:r w:rsidRPr="00BB418F">
        <w:rPr>
          <w:spacing w:val="1"/>
        </w:rPr>
        <w:t>for</w:t>
      </w:r>
      <w:r w:rsidRPr="00BB418F">
        <w:rPr>
          <w:spacing w:val="-1"/>
        </w:rPr>
        <w:t xml:space="preserve"> </w:t>
      </w:r>
      <w:r w:rsidRPr="00BB418F">
        <w:t>commodities</w:t>
      </w:r>
      <w:r w:rsidRPr="00BB418F">
        <w:rPr>
          <w:spacing w:val="-1"/>
        </w:rPr>
        <w:t xml:space="preserve"> </w:t>
      </w:r>
      <w:r w:rsidRPr="00BB418F">
        <w:t>available</w:t>
      </w:r>
      <w:r w:rsidRPr="00BB418F">
        <w:rPr>
          <w:spacing w:val="1"/>
        </w:rPr>
        <w:t xml:space="preserve"> </w:t>
      </w:r>
      <w:r w:rsidRPr="00BB418F">
        <w:t>through</w:t>
      </w:r>
      <w:r w:rsidRPr="00BB418F">
        <w:rPr>
          <w:spacing w:val="1"/>
        </w:rPr>
        <w:t xml:space="preserve"> </w:t>
      </w:r>
      <w:r w:rsidRPr="00BB418F">
        <w:t>contract</w:t>
      </w:r>
      <w:r w:rsidRPr="00BB418F">
        <w:rPr>
          <w:spacing w:val="-1"/>
        </w:rPr>
        <w:t xml:space="preserve"> </w:t>
      </w:r>
      <w:r w:rsidRPr="00BB418F">
        <w:rPr>
          <w:spacing w:val="1"/>
        </w:rPr>
        <w:t>or</w:t>
      </w:r>
      <w:r w:rsidRPr="00BB418F">
        <w:rPr>
          <w:spacing w:val="-1"/>
        </w:rPr>
        <w:t xml:space="preserve"> </w:t>
      </w:r>
      <w:r w:rsidRPr="00BB418F">
        <w:rPr>
          <w:rFonts w:hAnsi="Arial" w:cs="Arial"/>
        </w:rPr>
        <w:t>preferred</w:t>
      </w:r>
      <w:r w:rsidR="008E0796" w:rsidRPr="00BB418F">
        <w:rPr>
          <w:rFonts w:hAnsi="Arial" w:cs="Arial"/>
        </w:rPr>
        <w:t xml:space="preserve"> </w:t>
      </w:r>
      <w:r w:rsidRPr="00BB418F">
        <w:t>suppliers).</w:t>
      </w:r>
    </w:p>
    <w:p w14:paraId="1C70173D" w14:textId="67341408" w:rsidR="00C841BD" w:rsidRPr="00BB418F" w:rsidRDefault="00B218E9" w:rsidP="00F672BA">
      <w:pPr>
        <w:pStyle w:val="PCardParagraph"/>
        <w:numPr>
          <w:ilvl w:val="0"/>
          <w:numId w:val="29"/>
        </w:numPr>
      </w:pPr>
      <w:bookmarkStart w:id="39" w:name="br5"/>
      <w:bookmarkEnd w:id="39"/>
      <w:r w:rsidRPr="00BB418F">
        <w:lastRenderedPageBreak/>
        <w:t>Intentionally splitting</w:t>
      </w:r>
      <w:r w:rsidRPr="00BB418F">
        <w:rPr>
          <w:spacing w:val="-1"/>
        </w:rPr>
        <w:t xml:space="preserve"> an</w:t>
      </w:r>
      <w:r w:rsidRPr="00BB418F">
        <w:rPr>
          <w:spacing w:val="2"/>
        </w:rPr>
        <w:t xml:space="preserve"> </w:t>
      </w:r>
      <w:r w:rsidRPr="00BB418F">
        <w:rPr>
          <w:spacing w:val="1"/>
        </w:rPr>
        <w:t>order</w:t>
      </w:r>
      <w:r w:rsidRPr="00BB418F">
        <w:rPr>
          <w:spacing w:val="-3"/>
        </w:rPr>
        <w:t xml:space="preserve"> </w:t>
      </w:r>
      <w:r w:rsidRPr="00BB418F">
        <w:t>to</w:t>
      </w:r>
      <w:r w:rsidRPr="00BB418F">
        <w:rPr>
          <w:spacing w:val="1"/>
        </w:rPr>
        <w:t xml:space="preserve"> </w:t>
      </w:r>
      <w:r w:rsidRPr="00BB418F">
        <w:t>circumvent</w:t>
      </w:r>
      <w:r w:rsidRPr="00BB418F">
        <w:rPr>
          <w:spacing w:val="1"/>
        </w:rPr>
        <w:t xml:space="preserve"> </w:t>
      </w:r>
      <w:r w:rsidRPr="00BB418F">
        <w:t>transaction</w:t>
      </w:r>
      <w:r w:rsidRPr="00BB418F">
        <w:rPr>
          <w:spacing w:val="1"/>
        </w:rPr>
        <w:t xml:space="preserve"> </w:t>
      </w:r>
      <w:r w:rsidRPr="00BB418F">
        <w:t>spending</w:t>
      </w:r>
      <w:r w:rsidRPr="00BB418F">
        <w:rPr>
          <w:spacing w:val="1"/>
        </w:rPr>
        <w:t xml:space="preserve"> </w:t>
      </w:r>
      <w:r w:rsidRPr="00BB418F">
        <w:t>limits.</w:t>
      </w:r>
    </w:p>
    <w:p w14:paraId="13384419" w14:textId="4D90DA8F" w:rsidR="00C841BD" w:rsidRDefault="00B218E9" w:rsidP="008E0796">
      <w:pPr>
        <w:spacing w:after="0" w:line="276" w:lineRule="exact"/>
        <w:jc w:val="left"/>
        <w:rPr>
          <w:rFonts w:ascii="Arial"/>
          <w:color w:val="000000"/>
          <w:sz w:val="24"/>
        </w:rPr>
      </w:pPr>
      <w:r>
        <w:rPr>
          <w:rFonts w:ascii="Arial"/>
          <w:color w:val="000000"/>
          <w:spacing w:val="1"/>
          <w:sz w:val="24"/>
        </w:rPr>
        <w:t>Any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variance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and/or violation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of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the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procedures and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processes </w:t>
      </w:r>
      <w:r>
        <w:rPr>
          <w:rFonts w:ascii="Arial"/>
          <w:color w:val="000000"/>
          <w:spacing w:val="-1"/>
          <w:sz w:val="24"/>
        </w:rPr>
        <w:t>set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forth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in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the</w:t>
      </w:r>
      <w:r w:rsidR="008E0796">
        <w:rPr>
          <w:rFonts w:ascii="Arial" w:hAnsi="Arial" w:cs="Arial"/>
          <w:color w:val="000000"/>
          <w:sz w:val="24"/>
        </w:rPr>
        <w:t xml:space="preserve"> </w:t>
      </w:r>
      <w:r>
        <w:rPr>
          <w:rFonts w:ascii="Arial"/>
          <w:color w:val="000000"/>
          <w:sz w:val="24"/>
        </w:rPr>
        <w:t>Procurement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Card Program</w:t>
      </w:r>
      <w:r>
        <w:rPr>
          <w:rFonts w:ascii="Arial"/>
          <w:color w:val="000000"/>
          <w:spacing w:val="2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will </w:t>
      </w:r>
      <w:r>
        <w:rPr>
          <w:rFonts w:ascii="Arial"/>
          <w:color w:val="000000"/>
          <w:spacing w:val="1"/>
          <w:sz w:val="24"/>
        </w:rPr>
        <w:t>be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considered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improper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z w:val="24"/>
        </w:rPr>
        <w:t>use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of</w:t>
      </w:r>
      <w:r>
        <w:rPr>
          <w:rFonts w:ascii="Arial"/>
          <w:color w:val="000000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the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card and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will </w:t>
      </w:r>
      <w:r>
        <w:rPr>
          <w:rFonts w:ascii="Arial" w:hAnsi="Arial" w:cs="Arial"/>
          <w:color w:val="000000"/>
          <w:sz w:val="24"/>
        </w:rPr>
        <w:t>result</w:t>
      </w:r>
      <w:r w:rsidR="008E0796">
        <w:rPr>
          <w:rFonts w:ascii="Arial" w:hAnsi="Arial" w:cs="Arial"/>
          <w:color w:val="000000"/>
          <w:sz w:val="24"/>
        </w:rPr>
        <w:t xml:space="preserve"> </w:t>
      </w:r>
      <w:r>
        <w:rPr>
          <w:rFonts w:ascii="Arial"/>
          <w:color w:val="000000"/>
          <w:sz w:val="24"/>
        </w:rPr>
        <w:t>in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card cancellation,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disciplinary action,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up</w:t>
      </w:r>
      <w:r>
        <w:rPr>
          <w:rFonts w:ascii="Arial"/>
          <w:color w:val="000000"/>
          <w:spacing w:val="2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to</w:t>
      </w:r>
      <w:r>
        <w:rPr>
          <w:rFonts w:ascii="Arial"/>
          <w:color w:val="000000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and</w:t>
      </w:r>
      <w:r>
        <w:rPr>
          <w:rFonts w:ascii="Arial"/>
          <w:color w:val="000000"/>
          <w:sz w:val="24"/>
        </w:rPr>
        <w:t xml:space="preserve"> including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termination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of</w:t>
      </w:r>
      <w:r>
        <w:rPr>
          <w:rFonts w:ascii="Arial"/>
          <w:color w:val="000000"/>
          <w:spacing w:val="2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employment.</w:t>
      </w:r>
      <w:r w:rsidR="008E0796">
        <w:rPr>
          <w:rFonts w:ascii="Arial" w:hAnsi="Arial" w:cs="Arial"/>
          <w:color w:val="000000"/>
          <w:sz w:val="24"/>
        </w:rPr>
        <w:t xml:space="preserve"> </w:t>
      </w:r>
      <w:r>
        <w:rPr>
          <w:rFonts w:ascii="Arial"/>
          <w:color w:val="000000"/>
          <w:sz w:val="24"/>
        </w:rPr>
        <w:t>Misuse</w:t>
      </w:r>
      <w:r>
        <w:rPr>
          <w:rFonts w:ascii="Arial"/>
          <w:color w:val="000000"/>
          <w:spacing w:val="1"/>
          <w:sz w:val="24"/>
        </w:rPr>
        <w:t xml:space="preserve"> of</w:t>
      </w:r>
      <w:r>
        <w:rPr>
          <w:rFonts w:ascii="Arial"/>
          <w:color w:val="000000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the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card </w:t>
      </w:r>
      <w:r>
        <w:rPr>
          <w:rFonts w:ascii="Arial"/>
          <w:color w:val="000000"/>
          <w:spacing w:val="-1"/>
          <w:sz w:val="24"/>
        </w:rPr>
        <w:t>could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result in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discipline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and/or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personal liability for </w:t>
      </w:r>
      <w:r>
        <w:rPr>
          <w:rFonts w:ascii="Arial" w:hAnsi="Arial" w:cs="Arial"/>
          <w:color w:val="000000"/>
          <w:sz w:val="24"/>
        </w:rPr>
        <w:t>dishonored</w:t>
      </w:r>
      <w:r w:rsidR="008E0796">
        <w:rPr>
          <w:rFonts w:ascii="Arial" w:hAnsi="Arial" w:cs="Arial"/>
          <w:color w:val="000000"/>
          <w:sz w:val="24"/>
        </w:rPr>
        <w:t xml:space="preserve"> </w:t>
      </w:r>
      <w:r>
        <w:rPr>
          <w:rFonts w:ascii="Arial"/>
          <w:color w:val="000000"/>
          <w:sz w:val="24"/>
        </w:rPr>
        <w:t>charges.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In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the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event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that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an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employee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misuses the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card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and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charges items that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are</w:t>
      </w:r>
      <w:r w:rsidR="008E0796">
        <w:rPr>
          <w:rFonts w:ascii="Arial" w:hAnsi="Arial" w:cs="Arial"/>
          <w:color w:val="000000"/>
          <w:sz w:val="24"/>
        </w:rPr>
        <w:t xml:space="preserve"> </w:t>
      </w:r>
      <w:r>
        <w:rPr>
          <w:rFonts w:ascii="Arial"/>
          <w:color w:val="000000"/>
          <w:sz w:val="24"/>
        </w:rPr>
        <w:t>prohibited</w:t>
      </w:r>
      <w:r>
        <w:rPr>
          <w:rFonts w:ascii="Arial"/>
          <w:color w:val="000000"/>
          <w:spacing w:val="1"/>
          <w:sz w:val="24"/>
        </w:rPr>
        <w:t xml:space="preserve"> as</w:t>
      </w:r>
      <w:r>
        <w:rPr>
          <w:rFonts w:ascii="Arial"/>
          <w:color w:val="000000"/>
          <w:spacing w:val="-4"/>
          <w:sz w:val="24"/>
        </w:rPr>
        <w:t xml:space="preserve"> </w:t>
      </w:r>
      <w:r>
        <w:rPr>
          <w:rFonts w:ascii="Arial"/>
          <w:color w:val="000000"/>
          <w:sz w:val="24"/>
        </w:rPr>
        <w:t>personal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z w:val="24"/>
        </w:rPr>
        <w:t>use items,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the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cardholder </w:t>
      </w:r>
      <w:r>
        <w:rPr>
          <w:rFonts w:ascii="Arial"/>
          <w:color w:val="000000"/>
          <w:spacing w:val="-1"/>
          <w:sz w:val="24"/>
        </w:rPr>
        <w:t>will</w:t>
      </w:r>
      <w:r>
        <w:rPr>
          <w:rFonts w:ascii="Arial"/>
          <w:color w:val="000000"/>
          <w:spacing w:val="1"/>
          <w:sz w:val="24"/>
        </w:rPr>
        <w:t xml:space="preserve"> be</w:t>
      </w:r>
      <w:r>
        <w:rPr>
          <w:rFonts w:ascii="Arial"/>
          <w:color w:val="000000"/>
          <w:sz w:val="24"/>
        </w:rPr>
        <w:t xml:space="preserve"> responsible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for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restitution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to</w:t>
      </w:r>
      <w:r>
        <w:rPr>
          <w:rFonts w:ascii="Arial"/>
          <w:color w:val="000000"/>
          <w:spacing w:val="11"/>
          <w:sz w:val="24"/>
        </w:rPr>
        <w:t xml:space="preserve"> </w:t>
      </w:r>
      <w:r>
        <w:rPr>
          <w:rFonts w:ascii="Arial" w:hAnsi="Arial" w:cs="Arial"/>
          <w:color w:val="000000"/>
          <w:spacing w:val="-1"/>
          <w:sz w:val="24"/>
        </w:rPr>
        <w:t>the</w:t>
      </w:r>
      <w:r w:rsidR="008E0796">
        <w:rPr>
          <w:rFonts w:ascii="Arial" w:hAnsi="Arial" w:cs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City</w:t>
      </w:r>
      <w:r>
        <w:rPr>
          <w:rFonts w:ascii="Arial"/>
          <w:color w:val="000000"/>
          <w:spacing w:val="1"/>
          <w:sz w:val="24"/>
        </w:rPr>
        <w:t xml:space="preserve"> of</w:t>
      </w:r>
      <w:r>
        <w:rPr>
          <w:rFonts w:ascii="Arial"/>
          <w:color w:val="000000"/>
          <w:sz w:val="24"/>
        </w:rPr>
        <w:t xml:space="preserve"> the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unauthorized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expense.</w:t>
      </w:r>
    </w:p>
    <w:p w14:paraId="70992AC0" w14:textId="77777777" w:rsidR="00C841BD" w:rsidRDefault="00B218E9" w:rsidP="008E0796">
      <w:pPr>
        <w:spacing w:before="297" w:after="0" w:line="324" w:lineRule="exact"/>
        <w:jc w:val="left"/>
        <w:rPr>
          <w:rFonts w:ascii="Arial"/>
          <w:b/>
          <w:color w:val="000000"/>
          <w:sz w:val="28"/>
        </w:rPr>
      </w:pPr>
      <w:r>
        <w:rPr>
          <w:rFonts w:ascii="Arial"/>
          <w:b/>
          <w:color w:val="1F3864"/>
          <w:sz w:val="28"/>
        </w:rPr>
        <w:t>7.</w:t>
      </w:r>
      <w:r>
        <w:rPr>
          <w:rFonts w:ascii="Arial"/>
          <w:b/>
          <w:color w:val="1F3864"/>
          <w:spacing w:val="2"/>
          <w:sz w:val="28"/>
        </w:rPr>
        <w:t xml:space="preserve"> </w:t>
      </w:r>
      <w:r>
        <w:rPr>
          <w:rFonts w:ascii="Arial"/>
          <w:b/>
          <w:color w:val="1F3864"/>
          <w:sz w:val="28"/>
        </w:rPr>
        <w:t>PROOF</w:t>
      </w:r>
      <w:r>
        <w:rPr>
          <w:rFonts w:ascii="Arial"/>
          <w:b/>
          <w:color w:val="1F3864"/>
          <w:spacing w:val="1"/>
          <w:sz w:val="28"/>
        </w:rPr>
        <w:t xml:space="preserve"> </w:t>
      </w:r>
      <w:r>
        <w:rPr>
          <w:rFonts w:ascii="Arial"/>
          <w:b/>
          <w:color w:val="1F3864"/>
          <w:spacing w:val="-2"/>
          <w:sz w:val="28"/>
        </w:rPr>
        <w:t>OF</w:t>
      </w:r>
      <w:r>
        <w:rPr>
          <w:rFonts w:ascii="Arial"/>
          <w:b/>
          <w:color w:val="1F3864"/>
          <w:spacing w:val="2"/>
          <w:sz w:val="28"/>
        </w:rPr>
        <w:t xml:space="preserve"> </w:t>
      </w:r>
      <w:r>
        <w:rPr>
          <w:rFonts w:ascii="Arial"/>
          <w:b/>
          <w:color w:val="1F3864"/>
          <w:sz w:val="28"/>
        </w:rPr>
        <w:t>PURCHASE</w:t>
      </w:r>
      <w:r>
        <w:rPr>
          <w:rFonts w:ascii="Arial"/>
          <w:b/>
          <w:color w:val="1F3864"/>
          <w:spacing w:val="-1"/>
          <w:sz w:val="28"/>
        </w:rPr>
        <w:t xml:space="preserve"> </w:t>
      </w:r>
      <w:r>
        <w:rPr>
          <w:rFonts w:ascii="Arial"/>
          <w:b/>
          <w:color w:val="1F3864"/>
          <w:sz w:val="28"/>
        </w:rPr>
        <w:t>DOCUMENTATION</w:t>
      </w:r>
    </w:p>
    <w:p w14:paraId="3F0A0661" w14:textId="730B37F7" w:rsidR="00C841BD" w:rsidRDefault="00B218E9" w:rsidP="008E0796">
      <w:pPr>
        <w:spacing w:before="121" w:after="0" w:line="276" w:lineRule="exact"/>
        <w:jc w:val="left"/>
        <w:rPr>
          <w:rFonts w:ascii="Arial"/>
          <w:color w:val="000000"/>
          <w:sz w:val="24"/>
        </w:rPr>
      </w:pPr>
      <w:r>
        <w:rPr>
          <w:rFonts w:ascii="Arial"/>
          <w:color w:val="000000"/>
          <w:sz w:val="24"/>
        </w:rPr>
        <w:t>With the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authority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pacing w:val="-2"/>
          <w:sz w:val="24"/>
        </w:rPr>
        <w:t>to</w:t>
      </w:r>
      <w:r>
        <w:rPr>
          <w:rFonts w:ascii="Arial"/>
          <w:color w:val="000000"/>
          <w:spacing w:val="3"/>
          <w:sz w:val="24"/>
        </w:rPr>
        <w:t xml:space="preserve"> </w:t>
      </w:r>
      <w:r>
        <w:rPr>
          <w:rFonts w:ascii="Arial"/>
          <w:color w:val="000000"/>
          <w:sz w:val="24"/>
        </w:rPr>
        <w:t>purchase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specific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goods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z w:val="24"/>
        </w:rPr>
        <w:t>comes the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responsibility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to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maintain</w:t>
      </w:r>
      <w:r w:rsidR="008E0796">
        <w:rPr>
          <w:rFonts w:ascii="Arial" w:hAnsi="Arial" w:cs="Arial"/>
          <w:color w:val="000000"/>
          <w:sz w:val="24"/>
        </w:rPr>
        <w:t xml:space="preserve"> </w:t>
      </w:r>
      <w:r>
        <w:rPr>
          <w:rFonts w:ascii="Arial"/>
          <w:color w:val="000000"/>
          <w:sz w:val="24"/>
        </w:rPr>
        <w:t>adequate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documentation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to</w:t>
      </w:r>
      <w:r>
        <w:rPr>
          <w:rFonts w:ascii="Arial"/>
          <w:color w:val="000000"/>
          <w:spacing w:val="2"/>
          <w:sz w:val="24"/>
        </w:rPr>
        <w:t xml:space="preserve"> </w:t>
      </w:r>
      <w:r>
        <w:rPr>
          <w:rFonts w:ascii="Arial"/>
          <w:color w:val="000000"/>
          <w:sz w:val="24"/>
        </w:rPr>
        <w:t>support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the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legitimate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business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purpose</w:t>
      </w:r>
      <w:r>
        <w:rPr>
          <w:rFonts w:ascii="Arial"/>
          <w:color w:val="000000"/>
          <w:spacing w:val="1"/>
          <w:sz w:val="24"/>
        </w:rPr>
        <w:t xml:space="preserve"> of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the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transaction.</w:t>
      </w:r>
      <w:r w:rsidR="008E0796">
        <w:rPr>
          <w:rFonts w:ascii="Arial" w:hAnsi="Arial" w:cs="Arial"/>
          <w:color w:val="000000"/>
          <w:sz w:val="24"/>
        </w:rPr>
        <w:t xml:space="preserve"> </w:t>
      </w:r>
      <w:r>
        <w:rPr>
          <w:rFonts w:ascii="Arial"/>
          <w:color w:val="000000"/>
          <w:sz w:val="24"/>
        </w:rPr>
        <w:t>In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addition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to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sales receipts,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packing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slips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and</w:t>
      </w:r>
      <w:r>
        <w:rPr>
          <w:rFonts w:ascii="Arial"/>
          <w:color w:val="000000"/>
          <w:spacing w:val="2"/>
          <w:sz w:val="24"/>
        </w:rPr>
        <w:t xml:space="preserve"> </w:t>
      </w:r>
      <w:r>
        <w:rPr>
          <w:rFonts w:ascii="Arial"/>
          <w:color w:val="000000"/>
          <w:sz w:val="24"/>
        </w:rPr>
        <w:t>invoices,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the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following</w:t>
      </w:r>
      <w:r>
        <w:rPr>
          <w:rFonts w:ascii="Arial"/>
          <w:color w:val="000000"/>
          <w:spacing w:val="1"/>
          <w:sz w:val="24"/>
        </w:rPr>
        <w:t xml:space="preserve"> are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examples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 w:hAnsi="Arial" w:cs="Arial"/>
          <w:color w:val="000000"/>
          <w:spacing w:val="8"/>
          <w:sz w:val="24"/>
        </w:rPr>
        <w:t>of</w:t>
      </w:r>
      <w:r w:rsidR="008E0796">
        <w:rPr>
          <w:rFonts w:ascii="Arial" w:hAnsi="Arial" w:cs="Arial"/>
          <w:color w:val="000000"/>
          <w:spacing w:val="8"/>
          <w:sz w:val="24"/>
        </w:rPr>
        <w:t xml:space="preserve"> </w:t>
      </w:r>
      <w:r>
        <w:rPr>
          <w:rFonts w:ascii="Arial"/>
          <w:color w:val="000000"/>
          <w:sz w:val="24"/>
        </w:rPr>
        <w:t>supporting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documentation:</w:t>
      </w:r>
    </w:p>
    <w:p w14:paraId="7EA3902D" w14:textId="171E76ED" w:rsidR="00C841BD" w:rsidRPr="00BB418F" w:rsidRDefault="00B218E9" w:rsidP="00F672BA">
      <w:pPr>
        <w:pStyle w:val="PCardParagraph"/>
        <w:numPr>
          <w:ilvl w:val="0"/>
          <w:numId w:val="30"/>
        </w:numPr>
      </w:pPr>
      <w:r w:rsidRPr="00BB418F">
        <w:t>Copies</w:t>
      </w:r>
      <w:r w:rsidRPr="00BB418F">
        <w:rPr>
          <w:spacing w:val="1"/>
        </w:rPr>
        <w:t xml:space="preserve"> </w:t>
      </w:r>
      <w:r w:rsidRPr="00BB418F">
        <w:rPr>
          <w:spacing w:val="-1"/>
        </w:rPr>
        <w:t>of</w:t>
      </w:r>
      <w:r w:rsidRPr="00BB418F">
        <w:rPr>
          <w:spacing w:val="2"/>
        </w:rPr>
        <w:t xml:space="preserve"> </w:t>
      </w:r>
      <w:r w:rsidRPr="00BB418F">
        <w:t>order forms</w:t>
      </w:r>
      <w:r w:rsidRPr="00BB418F">
        <w:rPr>
          <w:spacing w:val="-5"/>
        </w:rPr>
        <w:t xml:space="preserve"> </w:t>
      </w:r>
      <w:r w:rsidRPr="00BB418F">
        <w:rPr>
          <w:spacing w:val="1"/>
        </w:rPr>
        <w:t>or</w:t>
      </w:r>
      <w:r w:rsidRPr="00BB418F">
        <w:rPr>
          <w:spacing w:val="-1"/>
        </w:rPr>
        <w:t xml:space="preserve"> </w:t>
      </w:r>
      <w:r w:rsidRPr="00BB418F">
        <w:t>applications.</w:t>
      </w:r>
    </w:p>
    <w:p w14:paraId="63DEFF7D" w14:textId="4CD507E6" w:rsidR="00C841BD" w:rsidRPr="00BB418F" w:rsidRDefault="00B218E9" w:rsidP="00F672BA">
      <w:pPr>
        <w:pStyle w:val="PCardParagraph"/>
        <w:numPr>
          <w:ilvl w:val="0"/>
          <w:numId w:val="30"/>
        </w:numPr>
      </w:pPr>
      <w:r w:rsidRPr="00BB418F">
        <w:t>Internal order</w:t>
      </w:r>
      <w:r w:rsidRPr="00BB418F">
        <w:rPr>
          <w:spacing w:val="-3"/>
        </w:rPr>
        <w:t xml:space="preserve"> </w:t>
      </w:r>
      <w:r w:rsidRPr="00BB418F">
        <w:t>form.</w:t>
      </w:r>
    </w:p>
    <w:p w14:paraId="7CFC4309" w14:textId="6E8527BA" w:rsidR="00C841BD" w:rsidRPr="00BB418F" w:rsidRDefault="00B218E9" w:rsidP="00F672BA">
      <w:pPr>
        <w:pStyle w:val="PCardParagraph"/>
        <w:numPr>
          <w:ilvl w:val="0"/>
          <w:numId w:val="30"/>
        </w:numPr>
      </w:pPr>
      <w:r w:rsidRPr="00BB418F">
        <w:t>Cash</w:t>
      </w:r>
      <w:r w:rsidRPr="00BB418F">
        <w:rPr>
          <w:spacing w:val="1"/>
        </w:rPr>
        <w:t xml:space="preserve"> </w:t>
      </w:r>
      <w:r w:rsidRPr="00BB418F">
        <w:t>register receipts.</w:t>
      </w:r>
    </w:p>
    <w:p w14:paraId="74A4AE4C" w14:textId="77777777" w:rsidR="00C841BD" w:rsidRDefault="00B218E9" w:rsidP="008E0796">
      <w:pPr>
        <w:spacing w:after="0" w:line="276" w:lineRule="exact"/>
        <w:jc w:val="left"/>
        <w:rPr>
          <w:rFonts w:ascii="Arial"/>
          <w:color w:val="000000"/>
          <w:sz w:val="24"/>
        </w:rPr>
      </w:pPr>
      <w:r>
        <w:rPr>
          <w:rFonts w:ascii="Arial"/>
          <w:color w:val="000000"/>
          <w:sz w:val="24"/>
        </w:rPr>
        <w:t>In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order to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be</w:t>
      </w:r>
      <w:r>
        <w:rPr>
          <w:rFonts w:ascii="Arial"/>
          <w:color w:val="000000"/>
          <w:sz w:val="24"/>
        </w:rPr>
        <w:t xml:space="preserve"> complete,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documentation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should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include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the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following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information,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along</w:t>
      </w:r>
      <w:r>
        <w:rPr>
          <w:rFonts w:ascii="Arial" w:hAnsi="Arial" w:cs="Arial"/>
          <w:color w:val="000000"/>
          <w:sz w:val="24"/>
        </w:rPr>
        <w:cr/>
      </w:r>
      <w:r>
        <w:rPr>
          <w:rFonts w:ascii="Arial"/>
          <w:color w:val="000000"/>
          <w:sz w:val="24"/>
        </w:rPr>
        <w:t>with</w:t>
      </w:r>
      <w:r>
        <w:rPr>
          <w:rFonts w:ascii="Arial"/>
          <w:color w:val="000000"/>
          <w:spacing w:val="2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any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z w:val="24"/>
        </w:rPr>
        <w:t>other pertinent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data:</w:t>
      </w:r>
    </w:p>
    <w:p w14:paraId="6CBF8787" w14:textId="6F8AC3AF" w:rsidR="00C841BD" w:rsidRPr="00BB418F" w:rsidRDefault="00B218E9" w:rsidP="00F672BA">
      <w:pPr>
        <w:pStyle w:val="PCardParagraph"/>
        <w:numPr>
          <w:ilvl w:val="0"/>
          <w:numId w:val="31"/>
        </w:numPr>
      </w:pPr>
      <w:r w:rsidRPr="00BB418F">
        <w:t>Date.</w:t>
      </w:r>
    </w:p>
    <w:p w14:paraId="0ABF31DE" w14:textId="2909C520" w:rsidR="00C841BD" w:rsidRPr="00BB418F" w:rsidRDefault="00B218E9" w:rsidP="00F672BA">
      <w:pPr>
        <w:pStyle w:val="PCardParagraph"/>
        <w:numPr>
          <w:ilvl w:val="0"/>
          <w:numId w:val="31"/>
        </w:numPr>
      </w:pPr>
      <w:r w:rsidRPr="00BB418F">
        <w:t>Vendor.</w:t>
      </w:r>
    </w:p>
    <w:p w14:paraId="63E8D3CF" w14:textId="049DC938" w:rsidR="00C841BD" w:rsidRPr="00BB418F" w:rsidRDefault="00B218E9" w:rsidP="00F672BA">
      <w:pPr>
        <w:pStyle w:val="PCardParagraph"/>
        <w:numPr>
          <w:ilvl w:val="0"/>
          <w:numId w:val="31"/>
        </w:numPr>
      </w:pPr>
      <w:r w:rsidRPr="00BB418F">
        <w:t>Dollar Amount</w:t>
      </w:r>
      <w:r w:rsidRPr="00BB418F">
        <w:rPr>
          <w:spacing w:val="-2"/>
        </w:rPr>
        <w:t xml:space="preserve"> </w:t>
      </w:r>
      <w:r w:rsidRPr="00BB418F">
        <w:rPr>
          <w:spacing w:val="1"/>
        </w:rPr>
        <w:t>of</w:t>
      </w:r>
      <w:r w:rsidRPr="00BB418F">
        <w:t xml:space="preserve"> Transaction.</w:t>
      </w:r>
    </w:p>
    <w:p w14:paraId="761294F2" w14:textId="632F8E9D" w:rsidR="00C841BD" w:rsidRPr="00BB418F" w:rsidRDefault="00B218E9" w:rsidP="00F672BA">
      <w:pPr>
        <w:pStyle w:val="PCardParagraph"/>
        <w:numPr>
          <w:ilvl w:val="0"/>
          <w:numId w:val="31"/>
        </w:numPr>
      </w:pPr>
      <w:r w:rsidRPr="00BB418F">
        <w:t>Sales Tax</w:t>
      </w:r>
      <w:r w:rsidRPr="00BB418F">
        <w:rPr>
          <w:spacing w:val="-3"/>
        </w:rPr>
        <w:t xml:space="preserve"> </w:t>
      </w:r>
      <w:r w:rsidRPr="00BB418F">
        <w:t>(Make</w:t>
      </w:r>
      <w:r w:rsidRPr="00BB418F">
        <w:rPr>
          <w:spacing w:val="1"/>
        </w:rPr>
        <w:t xml:space="preserve"> </w:t>
      </w:r>
      <w:r w:rsidRPr="00BB418F">
        <w:t>a</w:t>
      </w:r>
      <w:r w:rsidRPr="00BB418F">
        <w:rPr>
          <w:spacing w:val="-1"/>
        </w:rPr>
        <w:t xml:space="preserve"> </w:t>
      </w:r>
      <w:r w:rsidRPr="00BB418F">
        <w:t>note</w:t>
      </w:r>
      <w:r w:rsidRPr="00BB418F">
        <w:rPr>
          <w:spacing w:val="1"/>
        </w:rPr>
        <w:t xml:space="preserve"> of</w:t>
      </w:r>
      <w:r w:rsidRPr="00BB418F">
        <w:rPr>
          <w:spacing w:val="-3"/>
        </w:rPr>
        <w:t xml:space="preserve"> </w:t>
      </w:r>
      <w:r w:rsidRPr="00BB418F">
        <w:rPr>
          <w:spacing w:val="1"/>
        </w:rPr>
        <w:t>any</w:t>
      </w:r>
      <w:r w:rsidRPr="00BB418F">
        <w:rPr>
          <w:spacing w:val="-3"/>
        </w:rPr>
        <w:t xml:space="preserve"> </w:t>
      </w:r>
      <w:r w:rsidRPr="00BB418F">
        <w:t>transactions</w:t>
      </w:r>
      <w:r w:rsidRPr="00BB418F">
        <w:rPr>
          <w:spacing w:val="-2"/>
        </w:rPr>
        <w:t xml:space="preserve"> </w:t>
      </w:r>
      <w:r w:rsidRPr="00BB418F">
        <w:t>that</w:t>
      </w:r>
      <w:r w:rsidRPr="00BB418F">
        <w:rPr>
          <w:spacing w:val="1"/>
        </w:rPr>
        <w:t xml:space="preserve"> </w:t>
      </w:r>
      <w:r w:rsidRPr="00BB418F">
        <w:t>require</w:t>
      </w:r>
      <w:r w:rsidRPr="00BB418F">
        <w:rPr>
          <w:spacing w:val="1"/>
        </w:rPr>
        <w:t xml:space="preserve"> </w:t>
      </w:r>
      <w:r w:rsidRPr="00BB418F">
        <w:t>a</w:t>
      </w:r>
      <w:r w:rsidRPr="00BB418F">
        <w:rPr>
          <w:spacing w:val="-1"/>
        </w:rPr>
        <w:t xml:space="preserve"> </w:t>
      </w:r>
      <w:r w:rsidRPr="00BB418F">
        <w:t>sales</w:t>
      </w:r>
      <w:r w:rsidRPr="00BB418F">
        <w:rPr>
          <w:spacing w:val="-2"/>
        </w:rPr>
        <w:t xml:space="preserve"> </w:t>
      </w:r>
      <w:r w:rsidRPr="00BB418F">
        <w:rPr>
          <w:spacing w:val="1"/>
        </w:rPr>
        <w:t>tax</w:t>
      </w:r>
      <w:r w:rsidRPr="00BB418F">
        <w:rPr>
          <w:spacing w:val="-2"/>
        </w:rPr>
        <w:t xml:space="preserve"> </w:t>
      </w:r>
      <w:r w:rsidRPr="00BB418F">
        <w:t>accrual).</w:t>
      </w:r>
    </w:p>
    <w:p w14:paraId="41E90592" w14:textId="7CFFADB9" w:rsidR="00C841BD" w:rsidRDefault="00B218E9" w:rsidP="008E0796">
      <w:pPr>
        <w:spacing w:after="0" w:line="276" w:lineRule="exact"/>
        <w:jc w:val="left"/>
        <w:rPr>
          <w:rFonts w:ascii="Arial"/>
          <w:color w:val="000000"/>
          <w:sz w:val="24"/>
        </w:rPr>
      </w:pPr>
      <w:r>
        <w:rPr>
          <w:rFonts w:ascii="Arial"/>
          <w:color w:val="000000"/>
          <w:sz w:val="24"/>
        </w:rPr>
        <w:t>In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cases where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receipts </w:t>
      </w:r>
      <w:r>
        <w:rPr>
          <w:rFonts w:ascii="Arial"/>
          <w:color w:val="000000"/>
          <w:spacing w:val="1"/>
          <w:sz w:val="24"/>
        </w:rPr>
        <w:t>are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not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available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for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items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that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are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directly billed</w:t>
      </w:r>
      <w:r>
        <w:rPr>
          <w:rFonts w:ascii="Arial"/>
          <w:color w:val="000000"/>
          <w:spacing w:val="2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to</w:t>
      </w:r>
      <w:r>
        <w:rPr>
          <w:rFonts w:ascii="Arial"/>
          <w:color w:val="000000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the</w:t>
      </w:r>
      <w:r w:rsidR="008E0796">
        <w:rPr>
          <w:rFonts w:ascii="Arial" w:hAnsi="Arial" w:cs="Arial"/>
          <w:color w:val="000000"/>
          <w:sz w:val="24"/>
        </w:rPr>
        <w:t xml:space="preserve"> </w:t>
      </w:r>
      <w:r>
        <w:rPr>
          <w:rFonts w:ascii="Arial"/>
          <w:color w:val="000000"/>
          <w:sz w:val="24"/>
        </w:rPr>
        <w:t>Procurement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Card (i.e.,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monthly subscription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charges),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proper documentation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may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 w:hAnsi="Arial" w:cs="Arial"/>
          <w:color w:val="000000"/>
          <w:spacing w:val="1"/>
          <w:sz w:val="24"/>
        </w:rPr>
        <w:t>be</w:t>
      </w:r>
      <w:r w:rsidR="008E0796">
        <w:rPr>
          <w:rFonts w:ascii="Arial" w:hAnsi="Arial" w:cs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provided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through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the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transaction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log.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The</w:t>
      </w:r>
      <w:r>
        <w:rPr>
          <w:rFonts w:ascii="Arial"/>
          <w:color w:val="000000"/>
          <w:spacing w:val="2"/>
          <w:sz w:val="24"/>
        </w:rPr>
        <w:t xml:space="preserve"> </w:t>
      </w:r>
      <w:r>
        <w:rPr>
          <w:rFonts w:ascii="Arial"/>
          <w:color w:val="000000"/>
          <w:sz w:val="24"/>
        </w:rPr>
        <w:t>Finance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Department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will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review </w:t>
      </w:r>
      <w:r>
        <w:rPr>
          <w:rFonts w:ascii="Arial"/>
          <w:color w:val="000000"/>
          <w:spacing w:val="1"/>
          <w:sz w:val="24"/>
        </w:rPr>
        <w:t>all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instances</w:t>
      </w:r>
      <w:r w:rsidR="008E0796">
        <w:rPr>
          <w:rFonts w:ascii="Arial" w:hAnsi="Arial" w:cs="Arial"/>
          <w:color w:val="000000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of</w:t>
      </w:r>
      <w:r>
        <w:rPr>
          <w:rFonts w:ascii="Arial"/>
          <w:color w:val="000000"/>
          <w:sz w:val="24"/>
        </w:rPr>
        <w:t xml:space="preserve"> lost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receipts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and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repeated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occurrences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may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result in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suspension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of</w:t>
      </w:r>
      <w:r>
        <w:rPr>
          <w:rFonts w:ascii="Arial"/>
          <w:color w:val="000000"/>
          <w:sz w:val="24"/>
        </w:rPr>
        <w:t xml:space="preserve"> your </w:t>
      </w:r>
      <w:r>
        <w:rPr>
          <w:rFonts w:ascii="Arial" w:hAnsi="Arial" w:cs="Arial"/>
          <w:color w:val="000000"/>
          <w:sz w:val="24"/>
        </w:rPr>
        <w:t>Procurement</w:t>
      </w:r>
      <w:r w:rsidR="008E0796">
        <w:rPr>
          <w:rFonts w:ascii="Arial" w:hAnsi="Arial" w:cs="Arial"/>
          <w:color w:val="000000"/>
          <w:sz w:val="24"/>
        </w:rPr>
        <w:t xml:space="preserve"> </w:t>
      </w:r>
      <w:r>
        <w:rPr>
          <w:rFonts w:ascii="Arial"/>
          <w:color w:val="000000"/>
          <w:sz w:val="24"/>
        </w:rPr>
        <w:t>Card.</w:t>
      </w:r>
    </w:p>
    <w:p w14:paraId="23877D0B" w14:textId="77777777" w:rsidR="00C841BD" w:rsidRDefault="00B218E9" w:rsidP="008E0796">
      <w:pPr>
        <w:spacing w:before="297" w:after="0" w:line="324" w:lineRule="exact"/>
        <w:jc w:val="left"/>
        <w:rPr>
          <w:rFonts w:ascii="Arial"/>
          <w:b/>
          <w:color w:val="000000"/>
          <w:sz w:val="28"/>
        </w:rPr>
      </w:pPr>
      <w:r>
        <w:rPr>
          <w:rFonts w:ascii="Arial"/>
          <w:b/>
          <w:color w:val="1F3864"/>
          <w:sz w:val="28"/>
        </w:rPr>
        <w:t>8. RECONCILIATION</w:t>
      </w:r>
    </w:p>
    <w:p w14:paraId="1FD4E205" w14:textId="47617981" w:rsidR="00C841BD" w:rsidRDefault="00B218E9" w:rsidP="008E0796">
      <w:pPr>
        <w:spacing w:before="121" w:after="0" w:line="276" w:lineRule="exact"/>
        <w:jc w:val="left"/>
        <w:rPr>
          <w:rFonts w:ascii="Arial"/>
          <w:color w:val="000000"/>
          <w:sz w:val="24"/>
        </w:rPr>
      </w:pPr>
      <w:r>
        <w:rPr>
          <w:rFonts w:ascii="Arial"/>
          <w:color w:val="000000"/>
          <w:sz w:val="24"/>
        </w:rPr>
        <w:t>During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the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month</w:t>
      </w:r>
      <w:r>
        <w:rPr>
          <w:rFonts w:ascii="Arial"/>
          <w:color w:val="000000"/>
          <w:spacing w:val="1"/>
          <w:sz w:val="24"/>
        </w:rPr>
        <w:t xml:space="preserve"> as</w:t>
      </w:r>
      <w:r>
        <w:rPr>
          <w:rFonts w:ascii="Arial"/>
          <w:color w:val="000000"/>
          <w:spacing w:val="-4"/>
          <w:sz w:val="24"/>
        </w:rPr>
        <w:t xml:space="preserve"> </w:t>
      </w:r>
      <w:r>
        <w:rPr>
          <w:rFonts w:ascii="Arial"/>
          <w:color w:val="000000"/>
          <w:sz w:val="24"/>
        </w:rPr>
        <w:t>charges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are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made,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the</w:t>
      </w:r>
      <w:r>
        <w:rPr>
          <w:rFonts w:ascii="Arial"/>
          <w:color w:val="000000"/>
          <w:spacing w:val="-4"/>
          <w:sz w:val="24"/>
        </w:rPr>
        <w:t xml:space="preserve"> </w:t>
      </w:r>
      <w:r>
        <w:rPr>
          <w:rFonts w:ascii="Arial"/>
          <w:color w:val="000000"/>
          <w:sz w:val="24"/>
        </w:rPr>
        <w:t>cardholder needs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to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write</w:t>
      </w:r>
      <w:r>
        <w:rPr>
          <w:rFonts w:ascii="Arial"/>
          <w:color w:val="000000"/>
          <w:spacing w:val="2"/>
          <w:sz w:val="24"/>
        </w:rPr>
        <w:t xml:space="preserve"> </w:t>
      </w:r>
      <w:r>
        <w:rPr>
          <w:rFonts w:ascii="Arial"/>
          <w:color w:val="000000"/>
          <w:sz w:val="24"/>
        </w:rPr>
        <w:t>down</w:t>
      </w:r>
      <w:r>
        <w:rPr>
          <w:rFonts w:ascii="Arial"/>
          <w:color w:val="000000"/>
          <w:spacing w:val="1"/>
          <w:sz w:val="24"/>
        </w:rPr>
        <w:t xml:space="preserve"> on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the</w:t>
      </w:r>
      <w:r w:rsidR="008E0796">
        <w:rPr>
          <w:rFonts w:ascii="Arial" w:hAnsi="Arial" w:cs="Arial"/>
          <w:color w:val="000000"/>
          <w:sz w:val="24"/>
        </w:rPr>
        <w:t xml:space="preserve"> </w:t>
      </w:r>
      <w:r>
        <w:rPr>
          <w:rFonts w:ascii="Arial"/>
          <w:color w:val="000000"/>
          <w:sz w:val="24"/>
        </w:rPr>
        <w:t>Procurement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Card Transaction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Log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what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was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purchased,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the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cost,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and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what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accounting</w:t>
      </w:r>
      <w:r w:rsidR="008E0796">
        <w:rPr>
          <w:rFonts w:ascii="Arial" w:hAnsi="Arial" w:cs="Arial"/>
          <w:color w:val="000000"/>
          <w:sz w:val="24"/>
        </w:rPr>
        <w:t xml:space="preserve"> </w:t>
      </w:r>
      <w:r>
        <w:rPr>
          <w:rFonts w:ascii="Arial"/>
          <w:color w:val="000000"/>
          <w:sz w:val="24"/>
        </w:rPr>
        <w:t>code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to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charge.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Store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actual</w:t>
      </w:r>
      <w:r>
        <w:rPr>
          <w:rFonts w:ascii="Arial"/>
          <w:color w:val="000000"/>
          <w:spacing w:val="-1"/>
          <w:sz w:val="24"/>
        </w:rPr>
        <w:t xml:space="preserve"> charge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slips</w:t>
      </w:r>
      <w:r>
        <w:rPr>
          <w:rFonts w:ascii="Arial"/>
          <w:color w:val="000000"/>
          <w:spacing w:val="1"/>
          <w:sz w:val="24"/>
        </w:rPr>
        <w:t xml:space="preserve"> or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receipts </w:t>
      </w:r>
      <w:r>
        <w:rPr>
          <w:rFonts w:ascii="Arial"/>
          <w:color w:val="000000"/>
          <w:spacing w:val="-2"/>
          <w:sz w:val="24"/>
        </w:rPr>
        <w:t>in</w:t>
      </w:r>
      <w:r>
        <w:rPr>
          <w:rFonts w:ascii="Arial"/>
          <w:color w:val="000000"/>
          <w:spacing w:val="3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an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z w:val="24"/>
        </w:rPr>
        <w:t>attached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envelope.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Charge</w:t>
      </w:r>
      <w:r w:rsidR="008E0796">
        <w:rPr>
          <w:rFonts w:ascii="Arial" w:hAnsi="Arial" w:cs="Arial"/>
          <w:color w:val="000000"/>
          <w:sz w:val="24"/>
        </w:rPr>
        <w:t xml:space="preserve"> </w:t>
      </w:r>
      <w:r>
        <w:rPr>
          <w:rFonts w:ascii="Arial"/>
          <w:color w:val="000000"/>
          <w:sz w:val="24"/>
        </w:rPr>
        <w:t>receipts will need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to</w:t>
      </w:r>
      <w:r>
        <w:rPr>
          <w:rFonts w:ascii="Arial"/>
          <w:color w:val="000000"/>
          <w:spacing w:val="2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be</w:t>
      </w:r>
      <w:r>
        <w:rPr>
          <w:rFonts w:ascii="Arial"/>
          <w:color w:val="000000"/>
          <w:sz w:val="24"/>
        </w:rPr>
        <w:t xml:space="preserve"> turned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in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along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with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the</w:t>
      </w:r>
      <w:r>
        <w:rPr>
          <w:rFonts w:ascii="Arial"/>
          <w:color w:val="000000"/>
          <w:spacing w:val="2"/>
          <w:sz w:val="24"/>
        </w:rPr>
        <w:t xml:space="preserve"> </w:t>
      </w:r>
      <w:r>
        <w:rPr>
          <w:rFonts w:ascii="Arial"/>
          <w:color w:val="000000"/>
          <w:sz w:val="24"/>
        </w:rPr>
        <w:t>Transaction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Log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of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z w:val="24"/>
        </w:rPr>
        <w:t>purchases.</w:t>
      </w:r>
    </w:p>
    <w:p w14:paraId="44EF972F" w14:textId="77777777" w:rsidR="00C841BD" w:rsidRDefault="00B218E9" w:rsidP="008E0796">
      <w:pPr>
        <w:spacing w:after="0" w:line="276" w:lineRule="exact"/>
        <w:jc w:val="left"/>
        <w:rPr>
          <w:rFonts w:ascii="Arial"/>
          <w:color w:val="000000"/>
          <w:sz w:val="24"/>
        </w:rPr>
      </w:pPr>
      <w:r>
        <w:rPr>
          <w:rFonts w:ascii="Arial"/>
          <w:color w:val="000000"/>
          <w:sz w:val="24"/>
        </w:rPr>
        <w:t>Monthly statements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will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be</w:t>
      </w:r>
      <w:r>
        <w:rPr>
          <w:rFonts w:ascii="Arial"/>
          <w:color w:val="000000"/>
          <w:sz w:val="24"/>
        </w:rPr>
        <w:t xml:space="preserve"> distributed</w:t>
      </w:r>
      <w:r>
        <w:rPr>
          <w:rFonts w:ascii="Arial"/>
          <w:color w:val="000000"/>
          <w:spacing w:val="1"/>
          <w:sz w:val="24"/>
        </w:rPr>
        <w:t xml:space="preserve"> to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individual cardholders. It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is the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 xml:space="preserve">cardholder’s </w:t>
      </w:r>
      <w:r>
        <w:rPr>
          <w:rFonts w:ascii="Arial"/>
          <w:color w:val="000000"/>
          <w:sz w:val="24"/>
        </w:rPr>
        <w:t>responsibility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pacing w:val="-2"/>
          <w:sz w:val="24"/>
        </w:rPr>
        <w:t>to</w:t>
      </w:r>
      <w:r>
        <w:rPr>
          <w:rFonts w:ascii="Arial"/>
          <w:color w:val="000000"/>
          <w:spacing w:val="3"/>
          <w:sz w:val="24"/>
        </w:rPr>
        <w:t xml:space="preserve"> </w:t>
      </w:r>
      <w:r>
        <w:rPr>
          <w:rFonts w:ascii="Arial"/>
          <w:color w:val="000000"/>
          <w:sz w:val="24"/>
        </w:rPr>
        <w:t>review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and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approve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all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transactions </w:t>
      </w:r>
      <w:r>
        <w:rPr>
          <w:rFonts w:ascii="Arial"/>
          <w:color w:val="000000"/>
          <w:spacing w:val="-1"/>
          <w:sz w:val="24"/>
        </w:rPr>
        <w:t>on</w:t>
      </w:r>
      <w:r>
        <w:rPr>
          <w:rFonts w:ascii="Arial"/>
          <w:color w:val="000000"/>
          <w:spacing w:val="2"/>
          <w:sz w:val="24"/>
        </w:rPr>
        <w:t xml:space="preserve"> </w:t>
      </w:r>
      <w:r>
        <w:rPr>
          <w:rFonts w:ascii="Arial"/>
          <w:color w:val="000000"/>
          <w:sz w:val="24"/>
        </w:rPr>
        <w:t>their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monthly statement.</w:t>
      </w:r>
    </w:p>
    <w:p w14:paraId="3687B6D9" w14:textId="1DF4874A" w:rsidR="00C841BD" w:rsidRDefault="00B218E9" w:rsidP="00593853">
      <w:pPr>
        <w:spacing w:before="121" w:after="0" w:line="276" w:lineRule="exact"/>
        <w:jc w:val="left"/>
        <w:rPr>
          <w:rFonts w:ascii="Arial"/>
          <w:color w:val="000000"/>
          <w:sz w:val="24"/>
        </w:rPr>
      </w:pPr>
      <w:r>
        <w:rPr>
          <w:rFonts w:ascii="Arial"/>
          <w:color w:val="000000"/>
          <w:sz w:val="24"/>
        </w:rPr>
        <w:t>The Approving</w:t>
      </w:r>
      <w:r w:rsidRPr="00593853">
        <w:rPr>
          <w:rFonts w:ascii="Arial"/>
          <w:color w:val="000000"/>
          <w:sz w:val="24"/>
        </w:rPr>
        <w:t xml:space="preserve"> </w:t>
      </w:r>
      <w:r>
        <w:rPr>
          <w:rFonts w:ascii="Arial"/>
          <w:color w:val="000000"/>
          <w:sz w:val="24"/>
        </w:rPr>
        <w:t>Official</w:t>
      </w:r>
      <w:r w:rsidRPr="00593853">
        <w:rPr>
          <w:rFonts w:ascii="Arial"/>
          <w:color w:val="000000"/>
          <w:sz w:val="24"/>
        </w:rPr>
        <w:t xml:space="preserve"> </w:t>
      </w:r>
      <w:r>
        <w:rPr>
          <w:rFonts w:ascii="Arial"/>
          <w:color w:val="000000"/>
          <w:sz w:val="24"/>
        </w:rPr>
        <w:t>should</w:t>
      </w:r>
      <w:r w:rsidRPr="00593853">
        <w:rPr>
          <w:rFonts w:ascii="Arial"/>
          <w:color w:val="000000"/>
          <w:sz w:val="24"/>
        </w:rPr>
        <w:t xml:space="preserve"> </w:t>
      </w:r>
      <w:r>
        <w:rPr>
          <w:rFonts w:ascii="Arial"/>
          <w:color w:val="000000"/>
          <w:sz w:val="24"/>
        </w:rPr>
        <w:t>review and</w:t>
      </w:r>
      <w:r w:rsidRPr="00593853">
        <w:rPr>
          <w:rFonts w:ascii="Arial"/>
          <w:color w:val="000000"/>
          <w:sz w:val="24"/>
        </w:rPr>
        <w:t xml:space="preserve"> </w:t>
      </w:r>
      <w:r>
        <w:rPr>
          <w:rFonts w:ascii="Arial"/>
          <w:color w:val="000000"/>
          <w:sz w:val="24"/>
        </w:rPr>
        <w:t>reconcile</w:t>
      </w:r>
      <w:r w:rsidRPr="00593853">
        <w:rPr>
          <w:rFonts w:ascii="Arial"/>
          <w:color w:val="000000"/>
          <w:sz w:val="24"/>
        </w:rPr>
        <w:t xml:space="preserve"> </w:t>
      </w:r>
      <w:r>
        <w:rPr>
          <w:rFonts w:ascii="Arial"/>
          <w:color w:val="000000"/>
          <w:sz w:val="24"/>
        </w:rPr>
        <w:t>the</w:t>
      </w:r>
      <w:r w:rsidRPr="00593853">
        <w:rPr>
          <w:rFonts w:ascii="Arial"/>
          <w:color w:val="000000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individual cardholder </w:t>
      </w:r>
      <w:r w:rsidRPr="00593853">
        <w:rPr>
          <w:rFonts w:ascii="Arial"/>
          <w:color w:val="000000"/>
          <w:sz w:val="24"/>
        </w:rPr>
        <w:t>statements</w:t>
      </w:r>
      <w:r w:rsidR="00593853" w:rsidRPr="00593853">
        <w:rPr>
          <w:rFonts w:ascii="Arial"/>
          <w:color w:val="000000"/>
          <w:sz w:val="24"/>
        </w:rPr>
        <w:t xml:space="preserve"> </w:t>
      </w:r>
      <w:r w:rsidRPr="00593853">
        <w:rPr>
          <w:rFonts w:ascii="Arial"/>
          <w:color w:val="000000"/>
          <w:sz w:val="24"/>
        </w:rPr>
        <w:t>and</w:t>
      </w:r>
      <w:r>
        <w:rPr>
          <w:rFonts w:ascii="Arial"/>
          <w:color w:val="000000"/>
          <w:sz w:val="24"/>
        </w:rPr>
        <w:t xml:space="preserve"> submit </w:t>
      </w:r>
      <w:r w:rsidRPr="00593853">
        <w:rPr>
          <w:rFonts w:ascii="Arial"/>
          <w:color w:val="000000"/>
          <w:sz w:val="24"/>
        </w:rPr>
        <w:t xml:space="preserve">to </w:t>
      </w:r>
      <w:r>
        <w:rPr>
          <w:rFonts w:ascii="Arial"/>
          <w:color w:val="000000"/>
          <w:sz w:val="24"/>
        </w:rPr>
        <w:t>Accounts Payable</w:t>
      </w:r>
      <w:r w:rsidRPr="00593853">
        <w:rPr>
          <w:rFonts w:ascii="Arial"/>
          <w:color w:val="000000"/>
          <w:sz w:val="24"/>
        </w:rPr>
        <w:t xml:space="preserve"> </w:t>
      </w:r>
      <w:r>
        <w:rPr>
          <w:rFonts w:ascii="Arial"/>
          <w:color w:val="000000"/>
          <w:sz w:val="24"/>
        </w:rPr>
        <w:t>within</w:t>
      </w:r>
      <w:r w:rsidRPr="00593853">
        <w:rPr>
          <w:rFonts w:ascii="Arial"/>
          <w:color w:val="000000"/>
          <w:sz w:val="24"/>
        </w:rPr>
        <w:t xml:space="preserve"> </w:t>
      </w:r>
      <w:r>
        <w:rPr>
          <w:rFonts w:ascii="Arial"/>
          <w:color w:val="000000"/>
          <w:sz w:val="24"/>
        </w:rPr>
        <w:t>the</w:t>
      </w:r>
      <w:r w:rsidRPr="00593853">
        <w:rPr>
          <w:rFonts w:ascii="Arial"/>
          <w:color w:val="000000"/>
          <w:sz w:val="24"/>
        </w:rPr>
        <w:t xml:space="preserve"> </w:t>
      </w:r>
      <w:r>
        <w:rPr>
          <w:rFonts w:ascii="Arial"/>
          <w:color w:val="000000"/>
          <w:sz w:val="24"/>
        </w:rPr>
        <w:t>established</w:t>
      </w:r>
      <w:r w:rsidRPr="00593853">
        <w:rPr>
          <w:rFonts w:ascii="Arial"/>
          <w:color w:val="000000"/>
          <w:sz w:val="24"/>
        </w:rPr>
        <w:t xml:space="preserve"> </w:t>
      </w:r>
      <w:r>
        <w:rPr>
          <w:rFonts w:ascii="Arial"/>
          <w:color w:val="000000"/>
          <w:sz w:val="24"/>
        </w:rPr>
        <w:t>time</w:t>
      </w:r>
      <w:r w:rsidRPr="00593853">
        <w:rPr>
          <w:rFonts w:ascii="Arial"/>
          <w:color w:val="000000"/>
          <w:sz w:val="24"/>
        </w:rPr>
        <w:t xml:space="preserve"> frame </w:t>
      </w:r>
      <w:r>
        <w:rPr>
          <w:rFonts w:ascii="Arial"/>
          <w:color w:val="000000"/>
          <w:sz w:val="24"/>
        </w:rPr>
        <w:t>specified</w:t>
      </w:r>
      <w:r w:rsidRPr="00593853">
        <w:rPr>
          <w:rFonts w:ascii="Arial"/>
          <w:color w:val="000000"/>
          <w:sz w:val="24"/>
        </w:rPr>
        <w:t xml:space="preserve"> </w:t>
      </w:r>
      <w:r>
        <w:rPr>
          <w:rFonts w:ascii="Arial"/>
          <w:color w:val="000000"/>
          <w:sz w:val="24"/>
        </w:rPr>
        <w:t>in</w:t>
      </w:r>
      <w:r w:rsidRPr="00593853">
        <w:rPr>
          <w:rFonts w:ascii="Arial"/>
          <w:color w:val="000000"/>
          <w:sz w:val="24"/>
        </w:rPr>
        <w:t xml:space="preserve"> the</w:t>
      </w:r>
      <w:r w:rsidR="00593853" w:rsidRPr="00593853">
        <w:rPr>
          <w:rFonts w:ascii="Arial"/>
          <w:color w:val="000000"/>
          <w:sz w:val="24"/>
        </w:rPr>
        <w:t xml:space="preserve"> </w:t>
      </w:r>
      <w:r>
        <w:rPr>
          <w:rFonts w:ascii="Arial"/>
          <w:color w:val="000000"/>
          <w:sz w:val="24"/>
        </w:rPr>
        <w:t>Procurement</w:t>
      </w:r>
      <w:r w:rsidRPr="00593853">
        <w:rPr>
          <w:rFonts w:ascii="Arial"/>
          <w:color w:val="000000"/>
          <w:sz w:val="24"/>
        </w:rPr>
        <w:t xml:space="preserve"> </w:t>
      </w:r>
      <w:r>
        <w:rPr>
          <w:rFonts w:ascii="Arial"/>
          <w:color w:val="000000"/>
          <w:sz w:val="24"/>
        </w:rPr>
        <w:t>Card Program.</w:t>
      </w:r>
    </w:p>
    <w:p w14:paraId="0B8EE2A4" w14:textId="0811E28B" w:rsidR="00C841BD" w:rsidRDefault="00B218E9" w:rsidP="00593853">
      <w:pPr>
        <w:spacing w:before="121" w:after="0" w:line="276" w:lineRule="exact"/>
        <w:jc w:val="left"/>
        <w:rPr>
          <w:rFonts w:ascii="Arial"/>
          <w:color w:val="000000"/>
          <w:sz w:val="24"/>
        </w:rPr>
      </w:pPr>
      <w:bookmarkStart w:id="40" w:name="br6"/>
      <w:bookmarkEnd w:id="40"/>
      <w:r>
        <w:rPr>
          <w:rFonts w:ascii="Arial"/>
          <w:color w:val="000000"/>
          <w:sz w:val="24"/>
        </w:rPr>
        <w:lastRenderedPageBreak/>
        <w:t>The Approving</w:t>
      </w:r>
      <w:r w:rsidRPr="00C45413">
        <w:rPr>
          <w:rFonts w:ascii="Arial"/>
          <w:color w:val="000000"/>
          <w:sz w:val="24"/>
        </w:rPr>
        <w:t xml:space="preserve"> </w:t>
      </w:r>
      <w:r>
        <w:rPr>
          <w:rFonts w:ascii="Arial"/>
          <w:color w:val="000000"/>
          <w:sz w:val="24"/>
        </w:rPr>
        <w:t>Official</w:t>
      </w:r>
      <w:r w:rsidRPr="00C45413">
        <w:rPr>
          <w:rFonts w:ascii="Arial"/>
          <w:color w:val="000000"/>
          <w:sz w:val="24"/>
        </w:rPr>
        <w:t xml:space="preserve"> </w:t>
      </w:r>
      <w:r>
        <w:rPr>
          <w:rFonts w:ascii="Arial"/>
          <w:color w:val="000000"/>
          <w:sz w:val="24"/>
        </w:rPr>
        <w:t>will</w:t>
      </w:r>
      <w:r w:rsidRPr="00C45413">
        <w:rPr>
          <w:rFonts w:ascii="Arial"/>
          <w:color w:val="000000"/>
          <w:sz w:val="24"/>
        </w:rPr>
        <w:t xml:space="preserve"> </w:t>
      </w:r>
      <w:r>
        <w:rPr>
          <w:rFonts w:ascii="Arial"/>
          <w:color w:val="000000"/>
          <w:sz w:val="24"/>
        </w:rPr>
        <w:t>notify cardholders</w:t>
      </w:r>
      <w:r w:rsidRPr="00C45413">
        <w:rPr>
          <w:rFonts w:ascii="Arial"/>
          <w:color w:val="000000"/>
          <w:sz w:val="24"/>
        </w:rPr>
        <w:t xml:space="preserve"> and</w:t>
      </w:r>
      <w:r>
        <w:rPr>
          <w:rFonts w:ascii="Arial"/>
          <w:color w:val="000000"/>
          <w:sz w:val="24"/>
        </w:rPr>
        <w:t xml:space="preserve"> supervisors </w:t>
      </w:r>
      <w:r w:rsidRPr="00C45413">
        <w:rPr>
          <w:rFonts w:ascii="Arial"/>
          <w:color w:val="000000"/>
          <w:sz w:val="24"/>
        </w:rPr>
        <w:t>when the</w:t>
      </w:r>
      <w:r>
        <w:rPr>
          <w:rFonts w:ascii="Arial"/>
          <w:color w:val="000000"/>
          <w:sz w:val="24"/>
        </w:rPr>
        <w:t xml:space="preserve"> charge</w:t>
      </w:r>
      <w:r w:rsidRPr="00C45413">
        <w:rPr>
          <w:rFonts w:ascii="Arial"/>
          <w:color w:val="000000"/>
          <w:sz w:val="24"/>
        </w:rPr>
        <w:t xml:space="preserve"> receipts</w:t>
      </w:r>
      <w:r w:rsidR="00593853">
        <w:rPr>
          <w:rFonts w:ascii="Arial"/>
          <w:color w:val="000000"/>
          <w:sz w:val="24"/>
        </w:rPr>
        <w:t xml:space="preserve"> </w:t>
      </w:r>
      <w:r w:rsidRPr="00C45413">
        <w:rPr>
          <w:rFonts w:ascii="Arial"/>
          <w:color w:val="000000"/>
          <w:sz w:val="24"/>
        </w:rPr>
        <w:t>and</w:t>
      </w:r>
      <w:r>
        <w:rPr>
          <w:rFonts w:ascii="Arial"/>
          <w:color w:val="000000"/>
          <w:sz w:val="24"/>
        </w:rPr>
        <w:t xml:space="preserve"> Transaction</w:t>
      </w:r>
      <w:r w:rsidRPr="00C45413">
        <w:rPr>
          <w:rFonts w:ascii="Arial"/>
          <w:color w:val="000000"/>
          <w:sz w:val="24"/>
        </w:rPr>
        <w:t xml:space="preserve"> </w:t>
      </w:r>
      <w:r>
        <w:rPr>
          <w:rFonts w:ascii="Arial"/>
          <w:color w:val="000000"/>
          <w:sz w:val="24"/>
        </w:rPr>
        <w:t>Log</w:t>
      </w:r>
      <w:r w:rsidRPr="00C45413">
        <w:rPr>
          <w:rFonts w:ascii="Arial"/>
          <w:color w:val="000000"/>
          <w:sz w:val="24"/>
        </w:rPr>
        <w:t xml:space="preserve"> </w:t>
      </w:r>
      <w:r>
        <w:rPr>
          <w:rFonts w:ascii="Arial"/>
          <w:color w:val="000000"/>
          <w:sz w:val="24"/>
        </w:rPr>
        <w:t>must</w:t>
      </w:r>
      <w:r w:rsidRPr="00C45413">
        <w:rPr>
          <w:rFonts w:ascii="Arial"/>
          <w:color w:val="000000"/>
          <w:sz w:val="24"/>
        </w:rPr>
        <w:t xml:space="preserve"> be </w:t>
      </w:r>
      <w:r>
        <w:rPr>
          <w:rFonts w:ascii="Arial"/>
          <w:color w:val="000000"/>
          <w:sz w:val="24"/>
        </w:rPr>
        <w:t>turned</w:t>
      </w:r>
      <w:r w:rsidRPr="00C45413">
        <w:rPr>
          <w:rFonts w:ascii="Arial"/>
          <w:color w:val="000000"/>
          <w:sz w:val="24"/>
        </w:rPr>
        <w:t xml:space="preserve"> in to </w:t>
      </w:r>
      <w:r>
        <w:rPr>
          <w:rFonts w:ascii="Arial"/>
          <w:color w:val="000000"/>
          <w:sz w:val="24"/>
        </w:rPr>
        <w:t>them.</w:t>
      </w:r>
      <w:r w:rsidRPr="00C45413">
        <w:rPr>
          <w:rFonts w:ascii="Arial"/>
          <w:color w:val="000000"/>
          <w:sz w:val="24"/>
        </w:rPr>
        <w:t xml:space="preserve"> The </w:t>
      </w:r>
      <w:r>
        <w:rPr>
          <w:rFonts w:ascii="Arial"/>
          <w:color w:val="000000"/>
          <w:sz w:val="24"/>
        </w:rPr>
        <w:t>Approving</w:t>
      </w:r>
      <w:r w:rsidRPr="00C45413">
        <w:rPr>
          <w:rFonts w:ascii="Arial"/>
          <w:color w:val="000000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Official will </w:t>
      </w:r>
      <w:r w:rsidRPr="00C45413">
        <w:rPr>
          <w:rFonts w:ascii="Arial"/>
          <w:color w:val="000000"/>
          <w:sz w:val="24"/>
        </w:rPr>
        <w:t>compare the</w:t>
      </w:r>
      <w:r w:rsidR="00C45413" w:rsidRPr="00593853">
        <w:rPr>
          <w:rFonts w:ascii="Arial"/>
          <w:color w:val="000000"/>
          <w:sz w:val="24"/>
        </w:rPr>
        <w:t xml:space="preserve"> </w:t>
      </w:r>
      <w:r>
        <w:rPr>
          <w:rFonts w:ascii="Arial"/>
          <w:color w:val="000000"/>
          <w:sz w:val="24"/>
        </w:rPr>
        <w:t>receipts with</w:t>
      </w:r>
      <w:r w:rsidRPr="00593853">
        <w:rPr>
          <w:rFonts w:ascii="Arial"/>
          <w:color w:val="000000"/>
          <w:sz w:val="24"/>
        </w:rPr>
        <w:t xml:space="preserve"> the </w:t>
      </w:r>
      <w:r>
        <w:rPr>
          <w:rFonts w:ascii="Arial"/>
          <w:color w:val="000000"/>
          <w:sz w:val="24"/>
        </w:rPr>
        <w:t>itemized</w:t>
      </w:r>
      <w:r w:rsidRPr="00593853">
        <w:rPr>
          <w:rFonts w:ascii="Arial"/>
          <w:color w:val="000000"/>
          <w:sz w:val="24"/>
        </w:rPr>
        <w:t xml:space="preserve"> </w:t>
      </w:r>
      <w:r>
        <w:rPr>
          <w:rFonts w:ascii="Arial"/>
          <w:color w:val="000000"/>
          <w:sz w:val="24"/>
        </w:rPr>
        <w:t>purchases listed</w:t>
      </w:r>
      <w:r w:rsidRPr="00593853">
        <w:rPr>
          <w:rFonts w:ascii="Arial"/>
          <w:color w:val="000000"/>
          <w:sz w:val="24"/>
        </w:rPr>
        <w:t xml:space="preserve"> on the </w:t>
      </w:r>
      <w:r>
        <w:rPr>
          <w:rFonts w:ascii="Arial"/>
          <w:color w:val="000000"/>
          <w:sz w:val="24"/>
        </w:rPr>
        <w:t>purchasing</w:t>
      </w:r>
      <w:r w:rsidRPr="00593853">
        <w:rPr>
          <w:rFonts w:ascii="Arial"/>
          <w:color w:val="000000"/>
          <w:sz w:val="24"/>
        </w:rPr>
        <w:t xml:space="preserve"> </w:t>
      </w:r>
      <w:r>
        <w:rPr>
          <w:rFonts w:ascii="Arial"/>
          <w:color w:val="000000"/>
          <w:sz w:val="24"/>
        </w:rPr>
        <w:t>card statement</w:t>
      </w:r>
      <w:r w:rsidRPr="00593853">
        <w:rPr>
          <w:rFonts w:ascii="Arial"/>
          <w:color w:val="000000"/>
          <w:sz w:val="24"/>
        </w:rPr>
        <w:t xml:space="preserve"> and</w:t>
      </w:r>
      <w:r w:rsidR="00593853">
        <w:rPr>
          <w:rFonts w:ascii="Arial"/>
          <w:color w:val="000000"/>
          <w:sz w:val="24"/>
        </w:rPr>
        <w:t xml:space="preserve"> </w:t>
      </w:r>
      <w:r>
        <w:rPr>
          <w:rFonts w:ascii="Arial"/>
          <w:color w:val="000000"/>
          <w:sz w:val="24"/>
        </w:rPr>
        <w:t>reconcile</w:t>
      </w:r>
      <w:r w:rsidRPr="00593853">
        <w:rPr>
          <w:rFonts w:ascii="Arial"/>
          <w:color w:val="000000"/>
          <w:sz w:val="24"/>
        </w:rPr>
        <w:t xml:space="preserve"> </w:t>
      </w:r>
      <w:r>
        <w:rPr>
          <w:rFonts w:ascii="Arial"/>
          <w:color w:val="000000"/>
          <w:sz w:val="24"/>
        </w:rPr>
        <w:t>the</w:t>
      </w:r>
      <w:r w:rsidRPr="00593853">
        <w:rPr>
          <w:rFonts w:ascii="Arial"/>
          <w:color w:val="000000"/>
          <w:sz w:val="24"/>
        </w:rPr>
        <w:t xml:space="preserve"> </w:t>
      </w:r>
      <w:r>
        <w:rPr>
          <w:rFonts w:ascii="Arial"/>
          <w:color w:val="000000"/>
          <w:sz w:val="24"/>
        </w:rPr>
        <w:t>bills.</w:t>
      </w:r>
    </w:p>
    <w:p w14:paraId="03995718" w14:textId="77777777" w:rsidR="00C841BD" w:rsidRDefault="00B218E9" w:rsidP="008E0796">
      <w:pPr>
        <w:spacing w:before="297" w:after="0" w:line="324" w:lineRule="exact"/>
        <w:jc w:val="left"/>
        <w:rPr>
          <w:rFonts w:ascii="Arial"/>
          <w:b/>
          <w:color w:val="000000"/>
          <w:sz w:val="28"/>
        </w:rPr>
      </w:pPr>
      <w:r>
        <w:rPr>
          <w:rFonts w:ascii="Arial"/>
          <w:b/>
          <w:color w:val="1F3864"/>
          <w:sz w:val="28"/>
        </w:rPr>
        <w:t>9. RETURN</w:t>
      </w:r>
      <w:r>
        <w:rPr>
          <w:rFonts w:ascii="Arial"/>
          <w:b/>
          <w:color w:val="1F3864"/>
          <w:spacing w:val="1"/>
          <w:sz w:val="28"/>
        </w:rPr>
        <w:t xml:space="preserve"> </w:t>
      </w:r>
      <w:r>
        <w:rPr>
          <w:rFonts w:ascii="Arial"/>
          <w:b/>
          <w:color w:val="1F3864"/>
          <w:spacing w:val="-2"/>
          <w:sz w:val="28"/>
        </w:rPr>
        <w:t>OF</w:t>
      </w:r>
      <w:r>
        <w:rPr>
          <w:rFonts w:ascii="Arial"/>
          <w:b/>
          <w:color w:val="1F3864"/>
          <w:spacing w:val="2"/>
          <w:sz w:val="28"/>
        </w:rPr>
        <w:t xml:space="preserve"> </w:t>
      </w:r>
      <w:r>
        <w:rPr>
          <w:rFonts w:ascii="Arial"/>
          <w:b/>
          <w:color w:val="1F3864"/>
          <w:sz w:val="28"/>
        </w:rPr>
        <w:t>MERCHANDISE</w:t>
      </w:r>
    </w:p>
    <w:p w14:paraId="2CAEE476" w14:textId="6719F0AF" w:rsidR="00C841BD" w:rsidRDefault="00B218E9" w:rsidP="008E0796">
      <w:pPr>
        <w:spacing w:before="121" w:after="0" w:line="276" w:lineRule="exact"/>
        <w:jc w:val="left"/>
        <w:rPr>
          <w:rFonts w:ascii="Arial"/>
          <w:color w:val="000000"/>
          <w:sz w:val="24"/>
        </w:rPr>
      </w:pPr>
      <w:r>
        <w:rPr>
          <w:rFonts w:ascii="Arial"/>
          <w:color w:val="000000"/>
          <w:sz w:val="24"/>
        </w:rPr>
        <w:t>In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the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event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the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cardholder determines that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an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item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must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be</w:t>
      </w:r>
      <w:r>
        <w:rPr>
          <w:rFonts w:ascii="Arial"/>
          <w:color w:val="000000"/>
          <w:spacing w:val="2"/>
          <w:sz w:val="24"/>
        </w:rPr>
        <w:t xml:space="preserve"> </w:t>
      </w:r>
      <w:r>
        <w:rPr>
          <w:rFonts w:ascii="Arial"/>
          <w:color w:val="000000"/>
          <w:sz w:val="24"/>
        </w:rPr>
        <w:t>returned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for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any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reason,</w:t>
      </w:r>
      <w:r w:rsidR="00593853">
        <w:rPr>
          <w:rFonts w:ascii="Arial" w:hAnsi="Arial" w:cs="Arial"/>
          <w:color w:val="000000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the</w:t>
      </w:r>
      <w:r>
        <w:rPr>
          <w:rFonts w:ascii="Arial"/>
          <w:color w:val="000000"/>
          <w:sz w:val="24"/>
        </w:rPr>
        <w:t xml:space="preserve"> item and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credit </w:t>
      </w:r>
      <w:r>
        <w:rPr>
          <w:rFonts w:ascii="Arial"/>
          <w:color w:val="000000"/>
          <w:spacing w:val="-1"/>
          <w:sz w:val="24"/>
        </w:rPr>
        <w:t>card</w:t>
      </w:r>
      <w:r>
        <w:rPr>
          <w:rFonts w:ascii="Arial"/>
          <w:color w:val="000000"/>
          <w:spacing w:val="2"/>
          <w:sz w:val="24"/>
        </w:rPr>
        <w:t xml:space="preserve"> </w:t>
      </w:r>
      <w:r>
        <w:rPr>
          <w:rFonts w:ascii="Arial"/>
          <w:color w:val="000000"/>
          <w:sz w:val="24"/>
        </w:rPr>
        <w:t>receipt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must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be</w:t>
      </w:r>
      <w:r>
        <w:rPr>
          <w:rFonts w:ascii="Arial"/>
          <w:color w:val="000000"/>
          <w:sz w:val="24"/>
        </w:rPr>
        <w:t xml:space="preserve"> returned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to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the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merchant/vendor as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z w:val="24"/>
        </w:rPr>
        <w:t>soon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 w:hAnsi="Arial" w:cs="Arial"/>
          <w:color w:val="000000"/>
          <w:spacing w:val="1"/>
          <w:sz w:val="24"/>
        </w:rPr>
        <w:t>as</w:t>
      </w:r>
      <w:r w:rsidR="00593853">
        <w:rPr>
          <w:rFonts w:ascii="Arial" w:hAnsi="Arial" w:cs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possible.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Proof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of</w:t>
      </w:r>
      <w:r>
        <w:rPr>
          <w:rFonts w:ascii="Arial"/>
          <w:color w:val="000000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charge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back </w:t>
      </w:r>
      <w:r>
        <w:rPr>
          <w:rFonts w:ascii="Arial"/>
          <w:color w:val="000000"/>
          <w:spacing w:val="-1"/>
          <w:sz w:val="24"/>
        </w:rPr>
        <w:t>to</w:t>
      </w:r>
      <w:r>
        <w:rPr>
          <w:rFonts w:ascii="Arial"/>
          <w:color w:val="000000"/>
          <w:spacing w:val="2"/>
          <w:sz w:val="24"/>
        </w:rPr>
        <w:t xml:space="preserve"> </w:t>
      </w:r>
      <w:r>
        <w:rPr>
          <w:rFonts w:ascii="Arial"/>
          <w:color w:val="000000"/>
          <w:sz w:val="24"/>
        </w:rPr>
        <w:t>the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applicable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procurement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card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must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be</w:t>
      </w:r>
      <w:r>
        <w:rPr>
          <w:rFonts w:ascii="Arial"/>
          <w:color w:val="000000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received</w:t>
      </w:r>
      <w:r w:rsidR="00593853">
        <w:rPr>
          <w:rFonts w:ascii="Arial" w:hAnsi="Arial" w:cs="Arial"/>
          <w:color w:val="000000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before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z w:val="24"/>
        </w:rPr>
        <w:t>the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cardholder leaves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the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merchant/vendor location.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At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no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time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is the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cardholder</w:t>
      </w:r>
      <w:r w:rsidR="00593853">
        <w:rPr>
          <w:rFonts w:ascii="Arial" w:hAnsi="Arial" w:cs="Arial"/>
          <w:color w:val="000000"/>
          <w:sz w:val="24"/>
        </w:rPr>
        <w:t xml:space="preserve"> </w:t>
      </w:r>
      <w:r>
        <w:rPr>
          <w:rFonts w:ascii="Arial"/>
          <w:color w:val="000000"/>
          <w:sz w:val="24"/>
        </w:rPr>
        <w:t>allowed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to</w:t>
      </w:r>
      <w:r>
        <w:rPr>
          <w:rFonts w:ascii="Arial"/>
          <w:color w:val="000000"/>
          <w:spacing w:val="2"/>
          <w:sz w:val="24"/>
        </w:rPr>
        <w:t xml:space="preserve"> </w:t>
      </w:r>
      <w:r>
        <w:rPr>
          <w:rFonts w:ascii="Arial"/>
          <w:color w:val="000000"/>
          <w:sz w:val="24"/>
        </w:rPr>
        <w:t>accept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a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store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gift </w:t>
      </w:r>
      <w:r>
        <w:rPr>
          <w:rFonts w:ascii="Arial"/>
          <w:color w:val="000000"/>
          <w:spacing w:val="-1"/>
          <w:sz w:val="24"/>
        </w:rPr>
        <w:t>card</w:t>
      </w:r>
      <w:r>
        <w:rPr>
          <w:rFonts w:ascii="Arial"/>
          <w:color w:val="000000"/>
          <w:spacing w:val="2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or</w:t>
      </w:r>
      <w:r>
        <w:rPr>
          <w:rFonts w:ascii="Arial"/>
          <w:color w:val="000000"/>
          <w:spacing w:val="-1"/>
          <w:sz w:val="24"/>
        </w:rPr>
        <w:t xml:space="preserve"> cash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in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lieu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of</w:t>
      </w:r>
      <w:r>
        <w:rPr>
          <w:rFonts w:ascii="Arial"/>
          <w:color w:val="000000"/>
          <w:spacing w:val="2"/>
          <w:sz w:val="24"/>
        </w:rPr>
        <w:t xml:space="preserve"> </w:t>
      </w:r>
      <w:r>
        <w:rPr>
          <w:rFonts w:ascii="Arial"/>
          <w:color w:val="000000"/>
          <w:sz w:val="24"/>
        </w:rPr>
        <w:t>a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credit adjustment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to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the</w:t>
      </w:r>
      <w:r w:rsidR="00593853">
        <w:rPr>
          <w:rFonts w:ascii="Arial" w:hAnsi="Arial" w:cs="Arial"/>
          <w:color w:val="000000"/>
          <w:sz w:val="24"/>
        </w:rPr>
        <w:t xml:space="preserve"> </w:t>
      </w:r>
      <w:r>
        <w:rPr>
          <w:rFonts w:ascii="Arial"/>
          <w:color w:val="000000"/>
          <w:sz w:val="24"/>
        </w:rPr>
        <w:t>procurement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card.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The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charge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back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z w:val="24"/>
        </w:rPr>
        <w:t>receipt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must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be</w:t>
      </w:r>
      <w:r>
        <w:rPr>
          <w:rFonts w:ascii="Arial"/>
          <w:color w:val="000000"/>
          <w:spacing w:val="2"/>
          <w:sz w:val="24"/>
        </w:rPr>
        <w:t xml:space="preserve"> </w:t>
      </w:r>
      <w:r>
        <w:rPr>
          <w:rFonts w:ascii="Arial"/>
          <w:color w:val="000000"/>
          <w:sz w:val="24"/>
        </w:rPr>
        <w:t>attached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to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the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cardholder</w:t>
      </w:r>
      <w:r w:rsidR="00593853">
        <w:rPr>
          <w:rFonts w:ascii="Arial" w:hAnsi="Arial" w:cs="Arial"/>
          <w:color w:val="000000"/>
          <w:sz w:val="24"/>
        </w:rPr>
        <w:t xml:space="preserve"> </w:t>
      </w:r>
      <w:r>
        <w:rPr>
          <w:rFonts w:ascii="Arial"/>
          <w:color w:val="000000"/>
          <w:sz w:val="24"/>
        </w:rPr>
        <w:t>statement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which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reflects </w:t>
      </w:r>
      <w:r>
        <w:rPr>
          <w:rFonts w:ascii="Arial"/>
          <w:color w:val="000000"/>
          <w:spacing w:val="1"/>
          <w:sz w:val="24"/>
        </w:rPr>
        <w:t>the</w:t>
      </w:r>
      <w:r>
        <w:rPr>
          <w:rFonts w:ascii="Arial"/>
          <w:color w:val="000000"/>
          <w:sz w:val="24"/>
        </w:rPr>
        <w:t xml:space="preserve"> variance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and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must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include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a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brief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description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of</w:t>
      </w:r>
      <w:r>
        <w:rPr>
          <w:rFonts w:ascii="Arial"/>
          <w:color w:val="000000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the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item</w:t>
      </w:r>
      <w:r w:rsidR="00593853">
        <w:rPr>
          <w:rFonts w:ascii="Arial" w:hAnsi="Arial" w:cs="Arial"/>
          <w:color w:val="000000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and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the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reason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for return.</w:t>
      </w:r>
      <w:r>
        <w:rPr>
          <w:rFonts w:ascii="Arial"/>
          <w:color w:val="000000"/>
          <w:spacing w:val="1"/>
          <w:sz w:val="24"/>
        </w:rPr>
        <w:t xml:space="preserve"> Any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returns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 xml:space="preserve">should </w:t>
      </w:r>
      <w:r>
        <w:rPr>
          <w:rFonts w:ascii="Arial"/>
          <w:color w:val="000000"/>
          <w:spacing w:val="1"/>
          <w:sz w:val="24"/>
        </w:rPr>
        <w:t>be</w:t>
      </w:r>
      <w:r>
        <w:rPr>
          <w:rFonts w:ascii="Arial"/>
          <w:color w:val="000000"/>
          <w:sz w:val="24"/>
        </w:rPr>
        <w:t xml:space="preserve"> discussed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with</w:t>
      </w:r>
      <w:r>
        <w:rPr>
          <w:rFonts w:ascii="Arial"/>
          <w:color w:val="000000"/>
          <w:spacing w:val="2"/>
          <w:sz w:val="24"/>
        </w:rPr>
        <w:t xml:space="preserve"> </w:t>
      </w:r>
      <w:r>
        <w:rPr>
          <w:rFonts w:ascii="Arial"/>
          <w:color w:val="000000"/>
          <w:sz w:val="24"/>
        </w:rPr>
        <w:t>and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approved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by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the</w:t>
      </w:r>
      <w:r w:rsidR="00593853">
        <w:rPr>
          <w:rFonts w:ascii="Arial" w:hAnsi="Arial" w:cs="Arial"/>
          <w:color w:val="000000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cardholder’s</w:t>
      </w:r>
      <w:r>
        <w:rPr>
          <w:rFonts w:ascii="Arial"/>
          <w:color w:val="000000"/>
          <w:sz w:val="24"/>
        </w:rPr>
        <w:t xml:space="preserve"> approving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official prior </w:t>
      </w:r>
      <w:r>
        <w:rPr>
          <w:rFonts w:ascii="Arial"/>
          <w:color w:val="000000"/>
          <w:spacing w:val="-2"/>
          <w:sz w:val="24"/>
        </w:rPr>
        <w:t>to</w:t>
      </w:r>
      <w:r>
        <w:rPr>
          <w:rFonts w:ascii="Arial"/>
          <w:color w:val="000000"/>
          <w:spacing w:val="3"/>
          <w:sz w:val="24"/>
        </w:rPr>
        <w:t xml:space="preserve"> </w:t>
      </w:r>
      <w:r>
        <w:rPr>
          <w:rFonts w:ascii="Arial"/>
          <w:color w:val="000000"/>
          <w:sz w:val="24"/>
        </w:rPr>
        <w:t>the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return.</w:t>
      </w:r>
    </w:p>
    <w:p w14:paraId="4C7F4F8E" w14:textId="77777777" w:rsidR="00C841BD" w:rsidRDefault="00B218E9" w:rsidP="008E0796">
      <w:pPr>
        <w:spacing w:before="297" w:after="0" w:line="324" w:lineRule="exact"/>
        <w:jc w:val="left"/>
        <w:rPr>
          <w:rFonts w:ascii="Arial"/>
          <w:b/>
          <w:color w:val="000000"/>
          <w:sz w:val="28"/>
        </w:rPr>
      </w:pPr>
      <w:r>
        <w:rPr>
          <w:rFonts w:ascii="Arial"/>
          <w:b/>
          <w:color w:val="1F3864"/>
          <w:sz w:val="28"/>
        </w:rPr>
        <w:t>10. PROCUREMENT</w:t>
      </w:r>
      <w:r>
        <w:rPr>
          <w:rFonts w:ascii="Arial"/>
          <w:b/>
          <w:color w:val="1F3864"/>
          <w:spacing w:val="-1"/>
          <w:sz w:val="28"/>
        </w:rPr>
        <w:t xml:space="preserve"> </w:t>
      </w:r>
      <w:r>
        <w:rPr>
          <w:rFonts w:ascii="Arial"/>
          <w:b/>
          <w:color w:val="1F3864"/>
          <w:sz w:val="28"/>
        </w:rPr>
        <w:t>CARD AUDITS</w:t>
      </w:r>
    </w:p>
    <w:p w14:paraId="4B1BE41F" w14:textId="2FF6656F" w:rsidR="00C841BD" w:rsidRDefault="00B218E9" w:rsidP="008E0796">
      <w:pPr>
        <w:spacing w:before="121" w:after="0" w:line="276" w:lineRule="exact"/>
        <w:jc w:val="left"/>
        <w:rPr>
          <w:rFonts w:ascii="Arial"/>
          <w:color w:val="000000"/>
          <w:sz w:val="24"/>
        </w:rPr>
      </w:pPr>
      <w:r>
        <w:rPr>
          <w:rFonts w:ascii="Arial"/>
          <w:color w:val="000000"/>
          <w:sz w:val="24"/>
        </w:rPr>
        <w:t>To ensure the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continued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success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of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the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Procurement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Card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Program,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periodic, </w:t>
      </w:r>
      <w:r>
        <w:rPr>
          <w:rFonts w:ascii="Arial" w:hAnsi="Arial" w:cs="Arial"/>
          <w:color w:val="000000"/>
          <w:sz w:val="24"/>
        </w:rPr>
        <w:t>random</w:t>
      </w:r>
      <w:r w:rsidR="00593853">
        <w:rPr>
          <w:rFonts w:ascii="Arial" w:hAnsi="Arial" w:cs="Arial"/>
          <w:color w:val="000000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audits will </w:t>
      </w:r>
      <w:r>
        <w:rPr>
          <w:rFonts w:ascii="Arial"/>
          <w:color w:val="000000"/>
          <w:spacing w:val="1"/>
          <w:sz w:val="24"/>
        </w:rPr>
        <w:t>be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performed</w:t>
      </w:r>
      <w:r>
        <w:rPr>
          <w:rFonts w:ascii="Arial"/>
          <w:color w:val="000000"/>
          <w:spacing w:val="1"/>
          <w:sz w:val="24"/>
        </w:rPr>
        <w:t xml:space="preserve"> by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the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City’s</w:t>
      </w:r>
      <w:r>
        <w:rPr>
          <w:rFonts w:ascii="Arial"/>
          <w:color w:val="000000"/>
          <w:sz w:val="24"/>
        </w:rPr>
        <w:t xml:space="preserve"> Procurement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and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Contracting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Division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 w:hAnsi="Arial" w:cs="Arial"/>
          <w:color w:val="000000"/>
          <w:spacing w:val="1"/>
          <w:sz w:val="24"/>
        </w:rPr>
        <w:t>and</w:t>
      </w:r>
      <w:r w:rsidR="00593853">
        <w:rPr>
          <w:rFonts w:ascii="Arial" w:hAnsi="Arial" w:cs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Finance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Department.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The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purpose</w:t>
      </w:r>
      <w:r>
        <w:rPr>
          <w:rFonts w:ascii="Arial"/>
          <w:color w:val="000000"/>
          <w:spacing w:val="1"/>
          <w:sz w:val="24"/>
        </w:rPr>
        <w:t xml:space="preserve"> of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z w:val="24"/>
        </w:rPr>
        <w:t>the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audits will </w:t>
      </w:r>
      <w:r>
        <w:rPr>
          <w:rFonts w:ascii="Arial"/>
          <w:color w:val="000000"/>
          <w:spacing w:val="1"/>
          <w:sz w:val="24"/>
        </w:rPr>
        <w:t>be</w:t>
      </w:r>
      <w:r>
        <w:rPr>
          <w:rFonts w:ascii="Arial"/>
          <w:color w:val="000000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to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ensure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that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cardholders </w:t>
      </w:r>
      <w:r>
        <w:rPr>
          <w:rFonts w:ascii="Arial" w:hAnsi="Arial" w:cs="Arial"/>
          <w:color w:val="000000"/>
          <w:sz w:val="24"/>
        </w:rPr>
        <w:t>are</w:t>
      </w:r>
      <w:r w:rsidR="00593853">
        <w:rPr>
          <w:rFonts w:ascii="Arial" w:hAnsi="Arial" w:cs="Arial"/>
          <w:color w:val="000000"/>
          <w:sz w:val="24"/>
        </w:rPr>
        <w:t xml:space="preserve"> </w:t>
      </w:r>
      <w:r>
        <w:rPr>
          <w:rFonts w:ascii="Arial"/>
          <w:color w:val="000000"/>
          <w:sz w:val="24"/>
        </w:rPr>
        <w:t>adhering</w:t>
      </w:r>
      <w:r>
        <w:rPr>
          <w:rFonts w:ascii="Arial"/>
          <w:color w:val="000000"/>
          <w:spacing w:val="2"/>
          <w:sz w:val="24"/>
        </w:rPr>
        <w:t xml:space="preserve"> </w:t>
      </w:r>
      <w:r>
        <w:rPr>
          <w:rFonts w:ascii="Arial"/>
          <w:color w:val="000000"/>
          <w:spacing w:val="-2"/>
          <w:sz w:val="24"/>
        </w:rPr>
        <w:t>to</w:t>
      </w:r>
      <w:r>
        <w:rPr>
          <w:rFonts w:ascii="Arial"/>
          <w:color w:val="000000"/>
          <w:spacing w:val="3"/>
          <w:sz w:val="24"/>
        </w:rPr>
        <w:t xml:space="preserve"> </w:t>
      </w:r>
      <w:r>
        <w:rPr>
          <w:rFonts w:ascii="Arial"/>
          <w:color w:val="000000"/>
          <w:sz w:val="24"/>
        </w:rPr>
        <w:t>the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established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policies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and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procedures.</w:t>
      </w:r>
    </w:p>
    <w:p w14:paraId="080B6038" w14:textId="77777777" w:rsidR="00C841BD" w:rsidRDefault="00B218E9" w:rsidP="008E0796">
      <w:pPr>
        <w:spacing w:before="77" w:after="0" w:line="278" w:lineRule="exact"/>
        <w:jc w:val="left"/>
        <w:rPr>
          <w:rFonts w:ascii="Arial"/>
          <w:color w:val="000000"/>
          <w:sz w:val="24"/>
        </w:rPr>
      </w:pPr>
      <w:r>
        <w:rPr>
          <w:rFonts w:ascii="Arial"/>
          <w:color w:val="000000"/>
          <w:sz w:val="24"/>
        </w:rPr>
        <w:t>Audit steps will include:</w:t>
      </w:r>
    </w:p>
    <w:p w14:paraId="3776E77C" w14:textId="329D2296" w:rsidR="00C841BD" w:rsidRPr="00BB418F" w:rsidRDefault="00B218E9" w:rsidP="00F672BA">
      <w:pPr>
        <w:pStyle w:val="PCardParagraph"/>
        <w:numPr>
          <w:ilvl w:val="0"/>
          <w:numId w:val="32"/>
        </w:numPr>
      </w:pPr>
      <w:r w:rsidRPr="00BB418F">
        <w:t>Card</w:t>
      </w:r>
      <w:r w:rsidRPr="00BB418F">
        <w:rPr>
          <w:spacing w:val="1"/>
        </w:rPr>
        <w:t xml:space="preserve"> use</w:t>
      </w:r>
      <w:r w:rsidRPr="00BB418F">
        <w:rPr>
          <w:spacing w:val="-2"/>
        </w:rPr>
        <w:t xml:space="preserve"> </w:t>
      </w:r>
      <w:r w:rsidRPr="00BB418F">
        <w:rPr>
          <w:spacing w:val="1"/>
        </w:rPr>
        <w:t>for</w:t>
      </w:r>
      <w:r w:rsidRPr="00BB418F">
        <w:rPr>
          <w:spacing w:val="-1"/>
        </w:rPr>
        <w:t xml:space="preserve"> </w:t>
      </w:r>
      <w:r w:rsidRPr="00BB418F">
        <w:t>authorized</w:t>
      </w:r>
      <w:r w:rsidRPr="00BB418F">
        <w:rPr>
          <w:spacing w:val="1"/>
        </w:rPr>
        <w:t xml:space="preserve"> </w:t>
      </w:r>
      <w:r w:rsidRPr="00BB418F">
        <w:t>purchases.</w:t>
      </w:r>
    </w:p>
    <w:p w14:paraId="679B6127" w14:textId="52DC3C79" w:rsidR="00C841BD" w:rsidRPr="00BB418F" w:rsidRDefault="00B218E9" w:rsidP="00F672BA">
      <w:pPr>
        <w:pStyle w:val="PCardParagraph"/>
        <w:numPr>
          <w:ilvl w:val="0"/>
          <w:numId w:val="32"/>
        </w:numPr>
      </w:pPr>
      <w:r w:rsidRPr="00BB418F">
        <w:t>Compliance</w:t>
      </w:r>
      <w:r w:rsidRPr="00BB418F">
        <w:rPr>
          <w:spacing w:val="1"/>
        </w:rPr>
        <w:t xml:space="preserve"> </w:t>
      </w:r>
      <w:r w:rsidRPr="00BB418F">
        <w:t>with</w:t>
      </w:r>
      <w:r w:rsidRPr="00BB418F">
        <w:rPr>
          <w:spacing w:val="-1"/>
        </w:rPr>
        <w:t xml:space="preserve"> </w:t>
      </w:r>
      <w:r w:rsidRPr="00BB418F">
        <w:t>existing</w:t>
      </w:r>
      <w:r w:rsidRPr="00BB418F">
        <w:rPr>
          <w:spacing w:val="1"/>
        </w:rPr>
        <w:t xml:space="preserve"> </w:t>
      </w:r>
      <w:r w:rsidRPr="00BB418F">
        <w:t>vendor contracts.</w:t>
      </w:r>
    </w:p>
    <w:p w14:paraId="4EEAFE97" w14:textId="41B0E726" w:rsidR="00C841BD" w:rsidRPr="00BB418F" w:rsidRDefault="00B218E9" w:rsidP="00F672BA">
      <w:pPr>
        <w:pStyle w:val="PCardParagraph"/>
        <w:numPr>
          <w:ilvl w:val="0"/>
          <w:numId w:val="32"/>
        </w:numPr>
      </w:pPr>
      <w:r w:rsidRPr="00BB418F">
        <w:t>Appearance</w:t>
      </w:r>
      <w:r w:rsidRPr="00BB418F">
        <w:rPr>
          <w:spacing w:val="1"/>
        </w:rPr>
        <w:t xml:space="preserve"> of</w:t>
      </w:r>
      <w:r w:rsidRPr="00BB418F">
        <w:rPr>
          <w:spacing w:val="-3"/>
        </w:rPr>
        <w:t xml:space="preserve"> </w:t>
      </w:r>
      <w:r w:rsidRPr="00BB418F">
        <w:t>splitting</w:t>
      </w:r>
      <w:r w:rsidRPr="00BB418F">
        <w:rPr>
          <w:spacing w:val="-1"/>
        </w:rPr>
        <w:t xml:space="preserve"> </w:t>
      </w:r>
      <w:r w:rsidRPr="00BB418F">
        <w:rPr>
          <w:spacing w:val="1"/>
        </w:rPr>
        <w:t>of</w:t>
      </w:r>
      <w:r w:rsidRPr="00BB418F">
        <w:t xml:space="preserve"> orders to</w:t>
      </w:r>
      <w:r w:rsidRPr="00BB418F">
        <w:rPr>
          <w:spacing w:val="-1"/>
        </w:rPr>
        <w:t xml:space="preserve"> </w:t>
      </w:r>
      <w:r w:rsidRPr="00BB418F">
        <w:t>circumvent</w:t>
      </w:r>
      <w:r w:rsidRPr="00BB418F">
        <w:rPr>
          <w:spacing w:val="1"/>
        </w:rPr>
        <w:t xml:space="preserve"> </w:t>
      </w:r>
      <w:r w:rsidRPr="00BB418F">
        <w:t>established</w:t>
      </w:r>
      <w:r w:rsidRPr="00BB418F">
        <w:rPr>
          <w:spacing w:val="-2"/>
        </w:rPr>
        <w:t xml:space="preserve"> </w:t>
      </w:r>
      <w:r w:rsidRPr="00BB418F">
        <w:t>transaction</w:t>
      </w:r>
      <w:r w:rsidRPr="00BB418F">
        <w:rPr>
          <w:spacing w:val="1"/>
        </w:rPr>
        <w:t xml:space="preserve"> </w:t>
      </w:r>
      <w:r w:rsidRPr="00BB418F">
        <w:t>limits.</w:t>
      </w:r>
    </w:p>
    <w:p w14:paraId="3472B8B4" w14:textId="3F101BB9" w:rsidR="00C841BD" w:rsidRPr="00BB418F" w:rsidRDefault="00B218E9" w:rsidP="00F672BA">
      <w:pPr>
        <w:pStyle w:val="PCardParagraph"/>
        <w:numPr>
          <w:ilvl w:val="0"/>
          <w:numId w:val="32"/>
        </w:numPr>
      </w:pPr>
      <w:r w:rsidRPr="00BB418F">
        <w:t>Proper documentation</w:t>
      </w:r>
      <w:r w:rsidRPr="00BB418F">
        <w:rPr>
          <w:spacing w:val="-1"/>
        </w:rPr>
        <w:t xml:space="preserve"> (in</w:t>
      </w:r>
      <w:r w:rsidRPr="00BB418F">
        <w:rPr>
          <w:spacing w:val="1"/>
        </w:rPr>
        <w:t xml:space="preserve"> the</w:t>
      </w:r>
      <w:r w:rsidRPr="00BB418F">
        <w:t xml:space="preserve"> form</w:t>
      </w:r>
      <w:r w:rsidRPr="00BB418F">
        <w:rPr>
          <w:spacing w:val="-1"/>
        </w:rPr>
        <w:t xml:space="preserve"> </w:t>
      </w:r>
      <w:r w:rsidRPr="00BB418F">
        <w:rPr>
          <w:spacing w:val="1"/>
        </w:rPr>
        <w:t>of</w:t>
      </w:r>
      <w:r w:rsidRPr="00BB418F">
        <w:t xml:space="preserve"> receipts,</w:t>
      </w:r>
      <w:r w:rsidRPr="00BB418F">
        <w:rPr>
          <w:spacing w:val="-2"/>
        </w:rPr>
        <w:t xml:space="preserve"> </w:t>
      </w:r>
      <w:r w:rsidRPr="00BB418F">
        <w:t>packing</w:t>
      </w:r>
      <w:r w:rsidRPr="00BB418F">
        <w:rPr>
          <w:spacing w:val="1"/>
        </w:rPr>
        <w:t xml:space="preserve"> </w:t>
      </w:r>
      <w:r w:rsidRPr="00BB418F">
        <w:t>slips,</w:t>
      </w:r>
      <w:r w:rsidRPr="00BB418F">
        <w:rPr>
          <w:spacing w:val="1"/>
        </w:rPr>
        <w:t xml:space="preserve"> </w:t>
      </w:r>
      <w:r w:rsidRPr="00BB418F">
        <w:t>etc.) to</w:t>
      </w:r>
      <w:r w:rsidRPr="00BB418F">
        <w:rPr>
          <w:spacing w:val="-3"/>
        </w:rPr>
        <w:t xml:space="preserve"> </w:t>
      </w:r>
      <w:r w:rsidRPr="00BB418F">
        <w:t>support</w:t>
      </w:r>
      <w:r w:rsidR="00593853" w:rsidRPr="00BB418F">
        <w:t xml:space="preserve"> </w:t>
      </w:r>
      <w:r w:rsidRPr="00BB418F">
        <w:t>Card</w:t>
      </w:r>
      <w:r w:rsidRPr="00BB418F">
        <w:rPr>
          <w:spacing w:val="1"/>
        </w:rPr>
        <w:t xml:space="preserve"> </w:t>
      </w:r>
      <w:r w:rsidRPr="00BB418F">
        <w:t>transactions.</w:t>
      </w:r>
    </w:p>
    <w:p w14:paraId="3024A0D1" w14:textId="42BC27F7" w:rsidR="00C841BD" w:rsidRPr="00BB418F" w:rsidRDefault="00B218E9" w:rsidP="00F672BA">
      <w:pPr>
        <w:pStyle w:val="PCardParagraph"/>
        <w:numPr>
          <w:ilvl w:val="0"/>
          <w:numId w:val="32"/>
        </w:numPr>
      </w:pPr>
      <w:r w:rsidRPr="00BB418F">
        <w:t>Timely reconciliation</w:t>
      </w:r>
      <w:r w:rsidRPr="00BB418F">
        <w:rPr>
          <w:spacing w:val="-1"/>
        </w:rPr>
        <w:t xml:space="preserve"> </w:t>
      </w:r>
      <w:r w:rsidRPr="00BB418F">
        <w:rPr>
          <w:spacing w:val="1"/>
        </w:rPr>
        <w:t>of</w:t>
      </w:r>
      <w:r w:rsidRPr="00BB418F">
        <w:rPr>
          <w:spacing w:val="-3"/>
        </w:rPr>
        <w:t xml:space="preserve"> </w:t>
      </w:r>
      <w:r w:rsidRPr="00BB418F">
        <w:rPr>
          <w:spacing w:val="1"/>
        </w:rPr>
        <w:t>the</w:t>
      </w:r>
      <w:r w:rsidRPr="00BB418F">
        <w:t xml:space="preserve"> </w:t>
      </w:r>
      <w:r w:rsidRPr="00BB418F">
        <w:rPr>
          <w:rFonts w:hAnsi="Arial" w:cs="Arial"/>
        </w:rPr>
        <w:t>cardholder’s</w:t>
      </w:r>
      <w:r w:rsidRPr="00BB418F">
        <w:t xml:space="preserve"> account.</w:t>
      </w:r>
    </w:p>
    <w:p w14:paraId="3CD30E65" w14:textId="44BFD18B" w:rsidR="00C841BD" w:rsidRPr="00BB418F" w:rsidRDefault="00B218E9" w:rsidP="00F672BA">
      <w:pPr>
        <w:pStyle w:val="PCardParagraph"/>
        <w:numPr>
          <w:ilvl w:val="0"/>
          <w:numId w:val="32"/>
        </w:numPr>
      </w:pPr>
      <w:r w:rsidRPr="00BB418F">
        <w:t>The cardholder forwards supporting</w:t>
      </w:r>
      <w:r w:rsidRPr="00BB418F">
        <w:rPr>
          <w:spacing w:val="1"/>
        </w:rPr>
        <w:t xml:space="preserve"> </w:t>
      </w:r>
      <w:r w:rsidRPr="00BB418F">
        <w:t>documentation</w:t>
      </w:r>
      <w:r w:rsidRPr="00BB418F">
        <w:rPr>
          <w:spacing w:val="1"/>
        </w:rPr>
        <w:t xml:space="preserve"> </w:t>
      </w:r>
      <w:r w:rsidRPr="00BB418F">
        <w:t>and</w:t>
      </w:r>
      <w:r w:rsidRPr="00BB418F">
        <w:rPr>
          <w:spacing w:val="1"/>
        </w:rPr>
        <w:t xml:space="preserve"> </w:t>
      </w:r>
      <w:r w:rsidRPr="00BB418F">
        <w:t>related</w:t>
      </w:r>
      <w:r w:rsidRPr="00BB418F">
        <w:rPr>
          <w:spacing w:val="1"/>
        </w:rPr>
        <w:t xml:space="preserve"> </w:t>
      </w:r>
      <w:r w:rsidRPr="00BB418F">
        <w:t>reconciliation</w:t>
      </w:r>
      <w:r w:rsidRPr="00BB418F">
        <w:rPr>
          <w:spacing w:val="-1"/>
        </w:rPr>
        <w:t xml:space="preserve"> </w:t>
      </w:r>
      <w:r w:rsidRPr="00BB418F">
        <w:t>to</w:t>
      </w:r>
      <w:r w:rsidR="00593853" w:rsidRPr="00BB418F">
        <w:t xml:space="preserve"> </w:t>
      </w:r>
      <w:r w:rsidRPr="00BB418F">
        <w:rPr>
          <w:spacing w:val="1"/>
        </w:rPr>
        <w:t>the</w:t>
      </w:r>
      <w:r w:rsidRPr="00BB418F">
        <w:t xml:space="preserve"> Finance</w:t>
      </w:r>
      <w:r w:rsidRPr="00BB418F">
        <w:rPr>
          <w:spacing w:val="-1"/>
        </w:rPr>
        <w:t xml:space="preserve"> </w:t>
      </w:r>
      <w:r w:rsidRPr="00BB418F">
        <w:t>Department.</w:t>
      </w:r>
    </w:p>
    <w:p w14:paraId="07DC1F92" w14:textId="4B4D542B" w:rsidR="00C841BD" w:rsidRPr="00BB418F" w:rsidRDefault="00B218E9" w:rsidP="00F672BA">
      <w:pPr>
        <w:pStyle w:val="PCardParagraph"/>
        <w:numPr>
          <w:ilvl w:val="0"/>
          <w:numId w:val="32"/>
        </w:numPr>
      </w:pPr>
      <w:r w:rsidRPr="00BB418F">
        <w:t xml:space="preserve">Review </w:t>
      </w:r>
      <w:r w:rsidRPr="00BB418F">
        <w:rPr>
          <w:spacing w:val="1"/>
        </w:rPr>
        <w:t>of</w:t>
      </w:r>
      <w:r w:rsidRPr="00BB418F">
        <w:t xml:space="preserve"> actual </w:t>
      </w:r>
      <w:r w:rsidRPr="00BB418F">
        <w:rPr>
          <w:spacing w:val="-1"/>
        </w:rPr>
        <w:t>card</w:t>
      </w:r>
      <w:r w:rsidRPr="00BB418F">
        <w:rPr>
          <w:spacing w:val="1"/>
        </w:rPr>
        <w:t xml:space="preserve"> </w:t>
      </w:r>
      <w:r w:rsidRPr="00BB418F">
        <w:t>transaction</w:t>
      </w:r>
      <w:r w:rsidRPr="00BB418F">
        <w:rPr>
          <w:spacing w:val="1"/>
        </w:rPr>
        <w:t xml:space="preserve"> </w:t>
      </w:r>
      <w:r w:rsidRPr="00BB418F">
        <w:t>and</w:t>
      </w:r>
      <w:r w:rsidRPr="00BB418F">
        <w:rPr>
          <w:spacing w:val="-1"/>
        </w:rPr>
        <w:t xml:space="preserve"> </w:t>
      </w:r>
      <w:r w:rsidRPr="00BB418F">
        <w:rPr>
          <w:spacing w:val="1"/>
        </w:rPr>
        <w:t>30-day</w:t>
      </w:r>
      <w:r w:rsidRPr="00BB418F">
        <w:rPr>
          <w:spacing w:val="-6"/>
        </w:rPr>
        <w:t xml:space="preserve"> </w:t>
      </w:r>
      <w:r w:rsidRPr="00BB418F">
        <w:t>billing</w:t>
      </w:r>
      <w:r w:rsidRPr="00BB418F">
        <w:rPr>
          <w:spacing w:val="1"/>
        </w:rPr>
        <w:t xml:space="preserve"> </w:t>
      </w:r>
      <w:r w:rsidRPr="00BB418F">
        <w:t>cycle</w:t>
      </w:r>
      <w:r w:rsidRPr="00BB418F">
        <w:rPr>
          <w:spacing w:val="1"/>
        </w:rPr>
        <w:t xml:space="preserve"> </w:t>
      </w:r>
      <w:r w:rsidRPr="00BB418F">
        <w:t>limits</w:t>
      </w:r>
      <w:r w:rsidRPr="00BB418F">
        <w:rPr>
          <w:spacing w:val="-2"/>
        </w:rPr>
        <w:t xml:space="preserve"> </w:t>
      </w:r>
      <w:r w:rsidRPr="00BB418F">
        <w:t>to</w:t>
      </w:r>
      <w:r w:rsidRPr="00BB418F">
        <w:rPr>
          <w:spacing w:val="1"/>
        </w:rPr>
        <w:t xml:space="preserve"> </w:t>
      </w:r>
      <w:r w:rsidRPr="00BB418F">
        <w:t>validate</w:t>
      </w:r>
      <w:r w:rsidRPr="00BB418F">
        <w:rPr>
          <w:spacing w:val="1"/>
        </w:rPr>
        <w:t xml:space="preserve"> </w:t>
      </w:r>
      <w:r w:rsidRPr="00BB418F">
        <w:rPr>
          <w:rFonts w:hAnsi="Arial" w:cs="Arial"/>
        </w:rPr>
        <w:t>the</w:t>
      </w:r>
      <w:r w:rsidRPr="00BB418F">
        <w:rPr>
          <w:spacing w:val="293"/>
        </w:rPr>
        <w:t xml:space="preserve"> </w:t>
      </w:r>
      <w:r w:rsidRPr="00BB418F">
        <w:t>need</w:t>
      </w:r>
      <w:r w:rsidRPr="00BB418F">
        <w:rPr>
          <w:spacing w:val="1"/>
        </w:rPr>
        <w:t xml:space="preserve"> for</w:t>
      </w:r>
      <w:r w:rsidRPr="00BB418F">
        <w:rPr>
          <w:spacing w:val="-1"/>
        </w:rPr>
        <w:t xml:space="preserve"> the</w:t>
      </w:r>
      <w:r w:rsidRPr="00BB418F">
        <w:rPr>
          <w:spacing w:val="1"/>
        </w:rPr>
        <w:t xml:space="preserve"> </w:t>
      </w:r>
      <w:r w:rsidRPr="00BB418F">
        <w:t>card.</w:t>
      </w:r>
      <w:r w:rsidRPr="00BB418F">
        <w:rPr>
          <w:spacing w:val="-1"/>
        </w:rPr>
        <w:t xml:space="preserve"> </w:t>
      </w:r>
      <w:r w:rsidRPr="00BB418F">
        <w:t>Procurement</w:t>
      </w:r>
      <w:r w:rsidRPr="00BB418F">
        <w:rPr>
          <w:spacing w:val="-1"/>
        </w:rPr>
        <w:t xml:space="preserve"> </w:t>
      </w:r>
      <w:r w:rsidRPr="00BB418F">
        <w:rPr>
          <w:spacing w:val="1"/>
        </w:rPr>
        <w:t>and</w:t>
      </w:r>
      <w:r w:rsidRPr="00BB418F">
        <w:rPr>
          <w:spacing w:val="-2"/>
        </w:rPr>
        <w:t xml:space="preserve"> </w:t>
      </w:r>
      <w:r w:rsidRPr="00BB418F">
        <w:t>Contracting</w:t>
      </w:r>
      <w:r w:rsidRPr="00BB418F">
        <w:rPr>
          <w:spacing w:val="-1"/>
        </w:rPr>
        <w:t xml:space="preserve"> </w:t>
      </w:r>
      <w:r w:rsidRPr="00BB418F">
        <w:rPr>
          <w:spacing w:val="1"/>
        </w:rPr>
        <w:t>may</w:t>
      </w:r>
      <w:r w:rsidRPr="00BB418F">
        <w:rPr>
          <w:spacing w:val="-3"/>
        </w:rPr>
        <w:t xml:space="preserve"> </w:t>
      </w:r>
      <w:r w:rsidRPr="00BB418F">
        <w:t>adjust</w:t>
      </w:r>
      <w:r w:rsidRPr="00BB418F">
        <w:rPr>
          <w:spacing w:val="-2"/>
        </w:rPr>
        <w:t xml:space="preserve"> </w:t>
      </w:r>
      <w:r w:rsidRPr="00BB418F">
        <w:t>transaction</w:t>
      </w:r>
      <w:r w:rsidRPr="00BB418F">
        <w:rPr>
          <w:spacing w:val="1"/>
        </w:rPr>
        <w:t xml:space="preserve"> </w:t>
      </w:r>
      <w:r w:rsidRPr="00BB418F">
        <w:t>limits</w:t>
      </w:r>
      <w:r w:rsidRPr="00BB418F">
        <w:rPr>
          <w:spacing w:val="-2"/>
        </w:rPr>
        <w:t xml:space="preserve"> </w:t>
      </w:r>
      <w:r w:rsidRPr="00BB418F">
        <w:rPr>
          <w:rFonts w:hAnsi="Arial" w:cs="Arial"/>
          <w:spacing w:val="1"/>
        </w:rPr>
        <w:t>as</w:t>
      </w:r>
      <w:r w:rsidRPr="00BB418F">
        <w:rPr>
          <w:spacing w:val="293"/>
        </w:rPr>
        <w:t xml:space="preserve"> </w:t>
      </w:r>
      <w:r w:rsidRPr="00BB418F">
        <w:t>necessary.</w:t>
      </w:r>
    </w:p>
    <w:p w14:paraId="22B3E694" w14:textId="1B97238F" w:rsidR="00C841BD" w:rsidRDefault="00B218E9" w:rsidP="008E0796">
      <w:pPr>
        <w:spacing w:after="0" w:line="276" w:lineRule="exact"/>
        <w:jc w:val="left"/>
        <w:rPr>
          <w:rFonts w:ascii="Arial"/>
          <w:color w:val="000000"/>
          <w:sz w:val="24"/>
        </w:rPr>
      </w:pPr>
      <w:r>
        <w:rPr>
          <w:rFonts w:ascii="Arial"/>
          <w:color w:val="000000"/>
          <w:spacing w:val="1"/>
          <w:sz w:val="24"/>
        </w:rPr>
        <w:t>Any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suspected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misuse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of</w:t>
      </w:r>
      <w:r>
        <w:rPr>
          <w:rFonts w:ascii="Arial"/>
          <w:color w:val="000000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 xml:space="preserve">the </w:t>
      </w:r>
      <w:r>
        <w:rPr>
          <w:rFonts w:ascii="Arial"/>
          <w:color w:val="000000"/>
          <w:sz w:val="24"/>
        </w:rPr>
        <w:t>Procurement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Card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will </w:t>
      </w:r>
      <w:r>
        <w:rPr>
          <w:rFonts w:ascii="Arial"/>
          <w:color w:val="000000"/>
          <w:spacing w:val="1"/>
          <w:sz w:val="24"/>
        </w:rPr>
        <w:t>be</w:t>
      </w:r>
      <w:r>
        <w:rPr>
          <w:rFonts w:ascii="Arial"/>
          <w:color w:val="000000"/>
          <w:sz w:val="24"/>
        </w:rPr>
        <w:t xml:space="preserve"> thoroughly investigated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and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a</w:t>
      </w:r>
      <w:r w:rsidR="00593853">
        <w:rPr>
          <w:rFonts w:ascii="Arial" w:hAnsi="Arial" w:cs="Arial"/>
          <w:color w:val="000000"/>
          <w:sz w:val="24"/>
        </w:rPr>
        <w:t xml:space="preserve"> </w:t>
      </w:r>
      <w:r>
        <w:rPr>
          <w:rFonts w:ascii="Arial"/>
          <w:color w:val="000000"/>
          <w:sz w:val="24"/>
        </w:rPr>
        <w:t>report will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be</w:t>
      </w:r>
      <w:r>
        <w:rPr>
          <w:rFonts w:ascii="Arial"/>
          <w:color w:val="000000"/>
          <w:sz w:val="24"/>
        </w:rPr>
        <w:t xml:space="preserve"> issued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to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the</w:t>
      </w:r>
      <w:r>
        <w:rPr>
          <w:rFonts w:ascii="Arial"/>
          <w:color w:val="000000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cardholder’s</w:t>
      </w:r>
      <w:r>
        <w:rPr>
          <w:rFonts w:ascii="Arial"/>
          <w:color w:val="000000"/>
          <w:sz w:val="24"/>
        </w:rPr>
        <w:t xml:space="preserve"> Department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Head,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Assistant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City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Manager </w:t>
      </w:r>
      <w:r>
        <w:rPr>
          <w:rFonts w:ascii="Arial" w:hAnsi="Arial" w:cs="Arial"/>
          <w:color w:val="000000"/>
          <w:sz w:val="24"/>
        </w:rPr>
        <w:t>or</w:t>
      </w:r>
      <w:r w:rsidR="00593853">
        <w:rPr>
          <w:rFonts w:ascii="Arial" w:hAnsi="Arial" w:cs="Arial"/>
          <w:color w:val="000000"/>
          <w:sz w:val="24"/>
        </w:rPr>
        <w:t xml:space="preserve"> </w:t>
      </w:r>
      <w:r>
        <w:rPr>
          <w:rFonts w:ascii="Arial"/>
          <w:color w:val="000000"/>
          <w:sz w:val="24"/>
        </w:rPr>
        <w:t>City</w:t>
      </w:r>
      <w:r>
        <w:rPr>
          <w:rFonts w:ascii="Arial"/>
          <w:color w:val="000000"/>
          <w:spacing w:val="1"/>
          <w:sz w:val="24"/>
        </w:rPr>
        <w:t xml:space="preserve"> </w:t>
      </w:r>
      <w:r w:rsidR="00BB418F">
        <w:rPr>
          <w:rFonts w:ascii="Arial"/>
          <w:color w:val="000000"/>
          <w:sz w:val="24"/>
        </w:rPr>
        <w:t>Manager,</w:t>
      </w:r>
      <w:r>
        <w:rPr>
          <w:rFonts w:ascii="Arial"/>
          <w:color w:val="000000"/>
          <w:sz w:val="24"/>
        </w:rPr>
        <w:t xml:space="preserve"> for possible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disciplinary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z w:val="24"/>
        </w:rPr>
        <w:t>action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if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applicable.</w:t>
      </w:r>
    </w:p>
    <w:p w14:paraId="6AA17AA1" w14:textId="77777777" w:rsidR="00C841BD" w:rsidRDefault="00B218E9" w:rsidP="008E0796">
      <w:pPr>
        <w:spacing w:before="295" w:after="0" w:line="324" w:lineRule="exact"/>
        <w:jc w:val="left"/>
        <w:rPr>
          <w:rFonts w:ascii="Arial"/>
          <w:b/>
          <w:color w:val="000000"/>
          <w:sz w:val="28"/>
        </w:rPr>
      </w:pPr>
      <w:r>
        <w:rPr>
          <w:rFonts w:ascii="Arial"/>
          <w:b/>
          <w:color w:val="1F3864"/>
          <w:sz w:val="28"/>
        </w:rPr>
        <w:t>11. REQUESTING</w:t>
      </w:r>
      <w:r>
        <w:rPr>
          <w:rFonts w:ascii="Arial"/>
          <w:b/>
          <w:color w:val="1F3864"/>
          <w:spacing w:val="-3"/>
          <w:sz w:val="28"/>
        </w:rPr>
        <w:t xml:space="preserve"> </w:t>
      </w:r>
      <w:r>
        <w:rPr>
          <w:rFonts w:ascii="Arial"/>
          <w:b/>
          <w:color w:val="1F3864"/>
          <w:sz w:val="28"/>
        </w:rPr>
        <w:t>PROCUREMENT</w:t>
      </w:r>
      <w:r>
        <w:rPr>
          <w:rFonts w:ascii="Arial"/>
          <w:b/>
          <w:color w:val="1F3864"/>
          <w:spacing w:val="-1"/>
          <w:sz w:val="28"/>
        </w:rPr>
        <w:t xml:space="preserve"> </w:t>
      </w:r>
      <w:r>
        <w:rPr>
          <w:rFonts w:ascii="Arial"/>
          <w:b/>
          <w:color w:val="1F3864"/>
          <w:sz w:val="28"/>
        </w:rPr>
        <w:t>CARDS</w:t>
      </w:r>
    </w:p>
    <w:p w14:paraId="4FEA5B89" w14:textId="77777777" w:rsidR="00C841BD" w:rsidRDefault="00B218E9" w:rsidP="008E0796">
      <w:pPr>
        <w:spacing w:before="241" w:after="0" w:line="278" w:lineRule="exact"/>
        <w:jc w:val="left"/>
        <w:rPr>
          <w:rFonts w:ascii="Arial"/>
          <w:b/>
          <w:color w:val="000000"/>
          <w:sz w:val="24"/>
        </w:rPr>
      </w:pPr>
      <w:r>
        <w:rPr>
          <w:rFonts w:ascii="Arial"/>
          <w:b/>
          <w:color w:val="2E5496"/>
          <w:sz w:val="24"/>
        </w:rPr>
        <w:t>11.1</w:t>
      </w:r>
      <w:r>
        <w:rPr>
          <w:rFonts w:ascii="Arial"/>
          <w:b/>
          <w:color w:val="2E5496"/>
          <w:spacing w:val="-1"/>
          <w:sz w:val="24"/>
        </w:rPr>
        <w:t xml:space="preserve"> </w:t>
      </w:r>
      <w:r>
        <w:rPr>
          <w:rFonts w:ascii="Arial"/>
          <w:b/>
          <w:color w:val="2E5496"/>
          <w:sz w:val="24"/>
        </w:rPr>
        <w:t>Criteria</w:t>
      </w:r>
    </w:p>
    <w:p w14:paraId="6CC689EF" w14:textId="6EAF4808" w:rsidR="00C841BD" w:rsidRDefault="00B218E9" w:rsidP="008E0796">
      <w:pPr>
        <w:spacing w:before="79" w:after="0" w:line="276" w:lineRule="exact"/>
        <w:jc w:val="left"/>
        <w:rPr>
          <w:rFonts w:ascii="Arial"/>
          <w:color w:val="000000"/>
          <w:sz w:val="24"/>
        </w:rPr>
      </w:pPr>
      <w:r>
        <w:rPr>
          <w:rFonts w:ascii="Arial"/>
          <w:color w:val="000000"/>
          <w:sz w:val="24"/>
        </w:rPr>
        <w:lastRenderedPageBreak/>
        <w:t>Procurement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Cards will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only</w:t>
      </w:r>
      <w:r>
        <w:rPr>
          <w:rFonts w:ascii="Arial"/>
          <w:color w:val="000000"/>
          <w:spacing w:val="-1"/>
          <w:sz w:val="24"/>
        </w:rPr>
        <w:t xml:space="preserve"> be</w:t>
      </w:r>
      <w:r>
        <w:rPr>
          <w:rFonts w:ascii="Arial"/>
          <w:color w:val="000000"/>
          <w:spacing w:val="2"/>
          <w:sz w:val="24"/>
        </w:rPr>
        <w:t xml:space="preserve"> </w:t>
      </w:r>
      <w:r>
        <w:rPr>
          <w:rFonts w:ascii="Arial"/>
          <w:color w:val="000000"/>
          <w:sz w:val="24"/>
        </w:rPr>
        <w:t>issued</w:t>
      </w:r>
      <w:r>
        <w:rPr>
          <w:rFonts w:ascii="Arial"/>
          <w:color w:val="000000"/>
          <w:spacing w:val="1"/>
          <w:sz w:val="24"/>
        </w:rPr>
        <w:t xml:space="preserve"> to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regular employees.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Department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Heads </w:t>
      </w:r>
      <w:r>
        <w:rPr>
          <w:rFonts w:ascii="Arial" w:hAnsi="Arial" w:cs="Arial"/>
          <w:color w:val="000000"/>
          <w:spacing w:val="-1"/>
          <w:sz w:val="24"/>
        </w:rPr>
        <w:t>should</w:t>
      </w:r>
      <w:r w:rsidR="00593853">
        <w:rPr>
          <w:rFonts w:ascii="Arial" w:hAnsi="Arial" w:cs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consider </w:t>
      </w:r>
      <w:r>
        <w:rPr>
          <w:rFonts w:ascii="Arial"/>
          <w:color w:val="000000"/>
          <w:spacing w:val="-1"/>
          <w:sz w:val="24"/>
        </w:rPr>
        <w:t>the</w:t>
      </w:r>
      <w:r>
        <w:rPr>
          <w:rFonts w:ascii="Arial"/>
          <w:color w:val="000000"/>
          <w:sz w:val="24"/>
        </w:rPr>
        <w:t xml:space="preserve"> following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factors </w:t>
      </w:r>
      <w:r>
        <w:rPr>
          <w:rFonts w:ascii="Arial"/>
          <w:color w:val="000000"/>
          <w:spacing w:val="-1"/>
          <w:sz w:val="24"/>
        </w:rPr>
        <w:t>in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requesting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Procurement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Cards for their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staff:</w:t>
      </w:r>
    </w:p>
    <w:p w14:paraId="795D332E" w14:textId="62707E3C" w:rsidR="00C841BD" w:rsidRPr="00BB418F" w:rsidRDefault="00B218E9" w:rsidP="00F672BA">
      <w:pPr>
        <w:pStyle w:val="PCardParagraph"/>
        <w:numPr>
          <w:ilvl w:val="0"/>
          <w:numId w:val="33"/>
        </w:numPr>
      </w:pPr>
      <w:bookmarkStart w:id="41" w:name="br7"/>
      <w:bookmarkEnd w:id="41"/>
      <w:r w:rsidRPr="00BB418F">
        <w:t xml:space="preserve">Ability </w:t>
      </w:r>
      <w:r w:rsidRPr="00BB418F">
        <w:rPr>
          <w:spacing w:val="1"/>
        </w:rPr>
        <w:t>to</w:t>
      </w:r>
      <w:r w:rsidRPr="00BB418F">
        <w:rPr>
          <w:spacing w:val="-2"/>
        </w:rPr>
        <w:t xml:space="preserve"> </w:t>
      </w:r>
      <w:r w:rsidRPr="00BB418F">
        <w:t>hold</w:t>
      </w:r>
      <w:r w:rsidRPr="00BB418F">
        <w:rPr>
          <w:spacing w:val="-2"/>
        </w:rPr>
        <w:t xml:space="preserve"> </w:t>
      </w:r>
      <w:r w:rsidRPr="00BB418F">
        <w:rPr>
          <w:spacing w:val="1"/>
        </w:rPr>
        <w:t>the</w:t>
      </w:r>
      <w:r w:rsidRPr="00BB418F">
        <w:rPr>
          <w:spacing w:val="-2"/>
        </w:rPr>
        <w:t xml:space="preserve"> </w:t>
      </w:r>
      <w:r w:rsidRPr="00BB418F">
        <w:t>employee</w:t>
      </w:r>
      <w:r w:rsidRPr="00BB418F">
        <w:rPr>
          <w:spacing w:val="-1"/>
        </w:rPr>
        <w:t xml:space="preserve"> </w:t>
      </w:r>
      <w:r w:rsidRPr="00BB418F">
        <w:t>accountable</w:t>
      </w:r>
      <w:r w:rsidRPr="00BB418F">
        <w:rPr>
          <w:spacing w:val="1"/>
        </w:rPr>
        <w:t xml:space="preserve"> </w:t>
      </w:r>
      <w:r w:rsidRPr="00BB418F">
        <w:rPr>
          <w:spacing w:val="-1"/>
        </w:rPr>
        <w:t>for</w:t>
      </w:r>
      <w:r w:rsidRPr="00BB418F">
        <w:rPr>
          <w:spacing w:val="1"/>
        </w:rPr>
        <w:t xml:space="preserve"> </w:t>
      </w:r>
      <w:r w:rsidRPr="00BB418F">
        <w:t>purchases</w:t>
      </w:r>
      <w:r w:rsidRPr="00BB418F">
        <w:rPr>
          <w:spacing w:val="-2"/>
        </w:rPr>
        <w:t xml:space="preserve"> </w:t>
      </w:r>
      <w:r w:rsidRPr="00BB418F">
        <w:t>made</w:t>
      </w:r>
      <w:r w:rsidRPr="00BB418F">
        <w:rPr>
          <w:spacing w:val="-1"/>
        </w:rPr>
        <w:t xml:space="preserve"> </w:t>
      </w:r>
      <w:r w:rsidRPr="00BB418F">
        <w:rPr>
          <w:spacing w:val="1"/>
        </w:rPr>
        <w:t>on</w:t>
      </w:r>
      <w:r w:rsidRPr="00BB418F">
        <w:rPr>
          <w:spacing w:val="-2"/>
        </w:rPr>
        <w:t xml:space="preserve"> </w:t>
      </w:r>
      <w:r w:rsidRPr="00BB418F">
        <w:rPr>
          <w:spacing w:val="1"/>
        </w:rPr>
        <w:t>the</w:t>
      </w:r>
      <w:r w:rsidRPr="00BB418F">
        <w:rPr>
          <w:spacing w:val="-4"/>
        </w:rPr>
        <w:t xml:space="preserve"> </w:t>
      </w:r>
      <w:r w:rsidRPr="00BB418F">
        <w:t>Card.</w:t>
      </w:r>
    </w:p>
    <w:p w14:paraId="07815CC8" w14:textId="5238300C" w:rsidR="00C841BD" w:rsidRPr="00BB418F" w:rsidRDefault="00B218E9" w:rsidP="00F672BA">
      <w:pPr>
        <w:pStyle w:val="PCardParagraph"/>
        <w:numPr>
          <w:ilvl w:val="0"/>
          <w:numId w:val="33"/>
        </w:numPr>
      </w:pPr>
      <w:r w:rsidRPr="00BB418F">
        <w:t>Recognition</w:t>
      </w:r>
      <w:r w:rsidRPr="00BB418F">
        <w:rPr>
          <w:spacing w:val="1"/>
        </w:rPr>
        <w:t xml:space="preserve"> </w:t>
      </w:r>
      <w:r w:rsidRPr="00BB418F">
        <w:t>that</w:t>
      </w:r>
      <w:r w:rsidRPr="00BB418F">
        <w:rPr>
          <w:spacing w:val="-1"/>
        </w:rPr>
        <w:t xml:space="preserve"> </w:t>
      </w:r>
      <w:r w:rsidRPr="00BB418F">
        <w:t>delegating</w:t>
      </w:r>
      <w:r w:rsidRPr="00BB418F">
        <w:rPr>
          <w:spacing w:val="-1"/>
        </w:rPr>
        <w:t xml:space="preserve"> </w:t>
      </w:r>
      <w:r w:rsidRPr="00BB418F">
        <w:t>authority</w:t>
      </w:r>
      <w:r w:rsidRPr="00BB418F">
        <w:rPr>
          <w:spacing w:val="1"/>
        </w:rPr>
        <w:t xml:space="preserve"> </w:t>
      </w:r>
      <w:r w:rsidRPr="00BB418F">
        <w:rPr>
          <w:spacing w:val="-2"/>
        </w:rPr>
        <w:t>to</w:t>
      </w:r>
      <w:r w:rsidRPr="00BB418F">
        <w:rPr>
          <w:spacing w:val="3"/>
        </w:rPr>
        <w:t xml:space="preserve"> </w:t>
      </w:r>
      <w:r w:rsidRPr="00BB418F">
        <w:rPr>
          <w:spacing w:val="-1"/>
        </w:rPr>
        <w:t>an</w:t>
      </w:r>
      <w:r w:rsidRPr="00BB418F">
        <w:rPr>
          <w:spacing w:val="2"/>
        </w:rPr>
        <w:t xml:space="preserve"> </w:t>
      </w:r>
      <w:r w:rsidRPr="00BB418F">
        <w:t>employee</w:t>
      </w:r>
      <w:r w:rsidRPr="00BB418F">
        <w:rPr>
          <w:spacing w:val="1"/>
        </w:rPr>
        <w:t xml:space="preserve"> </w:t>
      </w:r>
      <w:r w:rsidRPr="00BB418F">
        <w:rPr>
          <w:spacing w:val="-1"/>
        </w:rPr>
        <w:t>to</w:t>
      </w:r>
      <w:r w:rsidRPr="00BB418F">
        <w:rPr>
          <w:spacing w:val="2"/>
        </w:rPr>
        <w:t xml:space="preserve"> </w:t>
      </w:r>
      <w:r w:rsidRPr="00BB418F">
        <w:t>purchase</w:t>
      </w:r>
      <w:r w:rsidRPr="00BB418F">
        <w:rPr>
          <w:spacing w:val="1"/>
        </w:rPr>
        <w:t xml:space="preserve"> </w:t>
      </w:r>
      <w:r w:rsidRPr="00BB418F">
        <w:rPr>
          <w:spacing w:val="-1"/>
        </w:rPr>
        <w:t>via</w:t>
      </w:r>
      <w:r w:rsidRPr="00BB418F">
        <w:rPr>
          <w:spacing w:val="2"/>
        </w:rPr>
        <w:t xml:space="preserve"> </w:t>
      </w:r>
      <w:r w:rsidRPr="00BB418F">
        <w:rPr>
          <w:rFonts w:hAnsi="Arial" w:cs="Arial"/>
        </w:rPr>
        <w:t>a</w:t>
      </w:r>
      <w:r w:rsidR="00593853" w:rsidRPr="00BB418F">
        <w:rPr>
          <w:rFonts w:hAnsi="Arial" w:cs="Arial"/>
        </w:rPr>
        <w:t xml:space="preserve"> </w:t>
      </w:r>
      <w:r w:rsidRPr="00BB418F">
        <w:t>Procurement</w:t>
      </w:r>
      <w:r w:rsidRPr="00BB418F">
        <w:rPr>
          <w:spacing w:val="-2"/>
        </w:rPr>
        <w:t xml:space="preserve"> </w:t>
      </w:r>
      <w:r w:rsidRPr="00BB418F">
        <w:t>Card is</w:t>
      </w:r>
      <w:r w:rsidRPr="00BB418F">
        <w:rPr>
          <w:spacing w:val="-2"/>
        </w:rPr>
        <w:t xml:space="preserve"> </w:t>
      </w:r>
      <w:r w:rsidRPr="00BB418F">
        <w:t>not</w:t>
      </w:r>
      <w:r w:rsidRPr="00BB418F">
        <w:rPr>
          <w:spacing w:val="1"/>
        </w:rPr>
        <w:t xml:space="preserve"> </w:t>
      </w:r>
      <w:r w:rsidRPr="00BB418F">
        <w:t>conceptually different</w:t>
      </w:r>
      <w:r w:rsidRPr="00BB418F">
        <w:rPr>
          <w:spacing w:val="1"/>
        </w:rPr>
        <w:t xml:space="preserve"> </w:t>
      </w:r>
      <w:r w:rsidRPr="00BB418F">
        <w:rPr>
          <w:spacing w:val="-1"/>
        </w:rPr>
        <w:t>from</w:t>
      </w:r>
      <w:r w:rsidRPr="00BB418F">
        <w:rPr>
          <w:spacing w:val="2"/>
        </w:rPr>
        <w:t xml:space="preserve"> </w:t>
      </w:r>
      <w:r w:rsidRPr="00BB418F">
        <w:t>delegating</w:t>
      </w:r>
      <w:r w:rsidRPr="00BB418F">
        <w:rPr>
          <w:spacing w:val="-1"/>
        </w:rPr>
        <w:t xml:space="preserve"> </w:t>
      </w:r>
      <w:r w:rsidRPr="00BB418F">
        <w:t>authority</w:t>
      </w:r>
      <w:r w:rsidRPr="00BB418F">
        <w:rPr>
          <w:spacing w:val="1"/>
        </w:rPr>
        <w:t xml:space="preserve"> </w:t>
      </w:r>
      <w:r w:rsidRPr="00BB418F">
        <w:t>to</w:t>
      </w:r>
      <w:r w:rsidRPr="00BB418F">
        <w:rPr>
          <w:spacing w:val="1"/>
        </w:rPr>
        <w:t xml:space="preserve"> </w:t>
      </w:r>
      <w:r w:rsidRPr="00BB418F">
        <w:rPr>
          <w:rFonts w:hAnsi="Arial" w:cs="Arial"/>
          <w:spacing w:val="-1"/>
        </w:rPr>
        <w:t>them</w:t>
      </w:r>
      <w:r w:rsidRPr="00BB418F">
        <w:rPr>
          <w:spacing w:val="293"/>
        </w:rPr>
        <w:t xml:space="preserve"> </w:t>
      </w:r>
      <w:r w:rsidRPr="00BB418F">
        <w:t>to</w:t>
      </w:r>
      <w:r w:rsidRPr="00BB418F">
        <w:rPr>
          <w:spacing w:val="1"/>
        </w:rPr>
        <w:t xml:space="preserve"> </w:t>
      </w:r>
      <w:r w:rsidRPr="00BB418F">
        <w:t>purchase</w:t>
      </w:r>
      <w:r w:rsidRPr="00BB418F">
        <w:rPr>
          <w:spacing w:val="-2"/>
        </w:rPr>
        <w:t xml:space="preserve"> </w:t>
      </w:r>
      <w:r w:rsidRPr="00BB418F">
        <w:t>from</w:t>
      </w:r>
      <w:r w:rsidRPr="00BB418F">
        <w:rPr>
          <w:spacing w:val="2"/>
        </w:rPr>
        <w:t xml:space="preserve"> </w:t>
      </w:r>
      <w:r w:rsidRPr="00BB418F">
        <w:rPr>
          <w:spacing w:val="-1"/>
        </w:rPr>
        <w:t>an</w:t>
      </w:r>
      <w:r w:rsidRPr="00BB418F">
        <w:rPr>
          <w:spacing w:val="2"/>
        </w:rPr>
        <w:t xml:space="preserve"> </w:t>
      </w:r>
      <w:r w:rsidRPr="00BB418F">
        <w:t>open</w:t>
      </w:r>
      <w:r w:rsidRPr="00BB418F">
        <w:rPr>
          <w:spacing w:val="1"/>
        </w:rPr>
        <w:t xml:space="preserve"> </w:t>
      </w:r>
      <w:r w:rsidRPr="00BB418F">
        <w:t>contract</w:t>
      </w:r>
      <w:r w:rsidRPr="00BB418F">
        <w:rPr>
          <w:spacing w:val="1"/>
        </w:rPr>
        <w:t xml:space="preserve"> </w:t>
      </w:r>
      <w:r w:rsidRPr="00BB418F">
        <w:rPr>
          <w:spacing w:val="-1"/>
        </w:rPr>
        <w:t>on</w:t>
      </w:r>
      <w:r w:rsidRPr="00BB418F">
        <w:rPr>
          <w:spacing w:val="2"/>
        </w:rPr>
        <w:t xml:space="preserve"> </w:t>
      </w:r>
      <w:r w:rsidRPr="00BB418F">
        <w:t>a</w:t>
      </w:r>
      <w:r w:rsidRPr="00BB418F">
        <w:rPr>
          <w:spacing w:val="1"/>
        </w:rPr>
        <w:t xml:space="preserve"> </w:t>
      </w:r>
      <w:r w:rsidRPr="00BB418F">
        <w:rPr>
          <w:spacing w:val="-1"/>
        </w:rPr>
        <w:t>vendor</w:t>
      </w:r>
      <w:r w:rsidRPr="00BB418F">
        <w:rPr>
          <w:spacing w:val="1"/>
        </w:rPr>
        <w:t xml:space="preserve"> </w:t>
      </w:r>
      <w:r w:rsidRPr="00BB418F">
        <w:t>account.</w:t>
      </w:r>
      <w:r w:rsidRPr="00BB418F">
        <w:rPr>
          <w:spacing w:val="-1"/>
        </w:rPr>
        <w:t xml:space="preserve"> </w:t>
      </w:r>
      <w:r w:rsidRPr="00BB418F">
        <w:t>In</w:t>
      </w:r>
      <w:r w:rsidRPr="00BB418F">
        <w:rPr>
          <w:spacing w:val="1"/>
        </w:rPr>
        <w:t xml:space="preserve"> </w:t>
      </w:r>
      <w:r w:rsidRPr="00BB418F">
        <w:t>fact,</w:t>
      </w:r>
      <w:r w:rsidRPr="00BB418F">
        <w:rPr>
          <w:spacing w:val="-1"/>
        </w:rPr>
        <w:t xml:space="preserve"> </w:t>
      </w:r>
      <w:r w:rsidRPr="00BB418F">
        <w:rPr>
          <w:spacing w:val="1"/>
        </w:rPr>
        <w:t>by</w:t>
      </w:r>
      <w:r w:rsidRPr="00BB418F">
        <w:rPr>
          <w:spacing w:val="-1"/>
        </w:rPr>
        <w:t xml:space="preserve"> </w:t>
      </w:r>
      <w:r w:rsidRPr="00BB418F">
        <w:t>issuing</w:t>
      </w:r>
      <w:r w:rsidRPr="00BB418F">
        <w:rPr>
          <w:spacing w:val="2"/>
        </w:rPr>
        <w:t xml:space="preserve"> </w:t>
      </w:r>
      <w:r w:rsidRPr="00BB418F">
        <w:rPr>
          <w:rFonts w:hAnsi="Arial" w:cs="Arial"/>
        </w:rPr>
        <w:t>cards</w:t>
      </w:r>
      <w:r w:rsidRPr="00BB418F">
        <w:rPr>
          <w:spacing w:val="293"/>
        </w:rPr>
        <w:t xml:space="preserve"> </w:t>
      </w:r>
      <w:r w:rsidRPr="00BB418F">
        <w:t>to</w:t>
      </w:r>
      <w:r w:rsidRPr="00BB418F">
        <w:rPr>
          <w:spacing w:val="1"/>
        </w:rPr>
        <w:t xml:space="preserve"> </w:t>
      </w:r>
      <w:r w:rsidRPr="00BB418F">
        <w:t>named</w:t>
      </w:r>
      <w:r w:rsidRPr="00BB418F">
        <w:rPr>
          <w:spacing w:val="-1"/>
        </w:rPr>
        <w:t xml:space="preserve"> </w:t>
      </w:r>
      <w:r w:rsidRPr="00BB418F">
        <w:t>holders, accountability is greatly enhanced.</w:t>
      </w:r>
      <w:r w:rsidRPr="00BB418F">
        <w:rPr>
          <w:spacing w:val="1"/>
        </w:rPr>
        <w:t xml:space="preserve"> </w:t>
      </w:r>
      <w:r w:rsidRPr="00BB418F">
        <w:t>Department</w:t>
      </w:r>
      <w:r w:rsidRPr="00BB418F">
        <w:rPr>
          <w:spacing w:val="1"/>
        </w:rPr>
        <w:t xml:space="preserve"> </w:t>
      </w:r>
      <w:r w:rsidRPr="00BB418F">
        <w:t xml:space="preserve">Heads </w:t>
      </w:r>
      <w:r w:rsidRPr="00BB418F">
        <w:rPr>
          <w:rFonts w:hAnsi="Arial" w:cs="Arial"/>
          <w:spacing w:val="-1"/>
        </w:rPr>
        <w:t>should</w:t>
      </w:r>
      <w:r w:rsidRPr="00BB418F">
        <w:rPr>
          <w:spacing w:val="293"/>
        </w:rPr>
        <w:t xml:space="preserve"> </w:t>
      </w:r>
      <w:r w:rsidRPr="00BB418F">
        <w:t>also</w:t>
      </w:r>
      <w:r w:rsidRPr="00BB418F">
        <w:rPr>
          <w:spacing w:val="1"/>
        </w:rPr>
        <w:t xml:space="preserve"> </w:t>
      </w:r>
      <w:r w:rsidRPr="00BB418F">
        <w:t xml:space="preserve">consider </w:t>
      </w:r>
      <w:r w:rsidRPr="00BB418F">
        <w:rPr>
          <w:spacing w:val="-1"/>
        </w:rPr>
        <w:t>the</w:t>
      </w:r>
      <w:r w:rsidRPr="00BB418F">
        <w:t xml:space="preserve"> added</w:t>
      </w:r>
      <w:r w:rsidRPr="00BB418F">
        <w:rPr>
          <w:spacing w:val="1"/>
        </w:rPr>
        <w:t xml:space="preserve"> </w:t>
      </w:r>
      <w:r w:rsidRPr="00BB418F">
        <w:t>discretion</w:t>
      </w:r>
      <w:r w:rsidRPr="00BB418F">
        <w:rPr>
          <w:spacing w:val="1"/>
        </w:rPr>
        <w:t xml:space="preserve"> </w:t>
      </w:r>
      <w:r w:rsidRPr="00BB418F">
        <w:t>and</w:t>
      </w:r>
      <w:r w:rsidRPr="00BB418F">
        <w:rPr>
          <w:spacing w:val="1"/>
        </w:rPr>
        <w:t xml:space="preserve"> </w:t>
      </w:r>
      <w:r w:rsidRPr="00BB418F">
        <w:t>increased</w:t>
      </w:r>
      <w:r w:rsidRPr="00BB418F">
        <w:rPr>
          <w:spacing w:val="1"/>
        </w:rPr>
        <w:t xml:space="preserve"> </w:t>
      </w:r>
      <w:r w:rsidRPr="00BB418F">
        <w:t xml:space="preserve">potential </w:t>
      </w:r>
      <w:r w:rsidRPr="00BB418F">
        <w:rPr>
          <w:spacing w:val="-1"/>
        </w:rPr>
        <w:t>for</w:t>
      </w:r>
      <w:r w:rsidRPr="00BB418F">
        <w:rPr>
          <w:spacing w:val="1"/>
        </w:rPr>
        <w:t xml:space="preserve"> </w:t>
      </w:r>
      <w:r w:rsidRPr="00BB418F">
        <w:t>abuse</w:t>
      </w:r>
      <w:r w:rsidRPr="00BB418F">
        <w:rPr>
          <w:spacing w:val="-1"/>
        </w:rPr>
        <w:t xml:space="preserve"> </w:t>
      </w:r>
      <w:r w:rsidRPr="00BB418F">
        <w:rPr>
          <w:rFonts w:hAnsi="Arial" w:cs="Arial"/>
        </w:rPr>
        <w:t>in</w:t>
      </w:r>
      <w:r w:rsidRPr="00BB418F">
        <w:rPr>
          <w:spacing w:val="293"/>
        </w:rPr>
        <w:t xml:space="preserve"> </w:t>
      </w:r>
      <w:r w:rsidRPr="00BB418F">
        <w:t>requesting</w:t>
      </w:r>
      <w:r w:rsidRPr="00BB418F">
        <w:rPr>
          <w:spacing w:val="-1"/>
        </w:rPr>
        <w:t xml:space="preserve"> </w:t>
      </w:r>
      <w:r w:rsidRPr="00BB418F">
        <w:t>procurement</w:t>
      </w:r>
      <w:r w:rsidRPr="00BB418F">
        <w:rPr>
          <w:spacing w:val="1"/>
        </w:rPr>
        <w:t xml:space="preserve"> </w:t>
      </w:r>
      <w:r w:rsidRPr="00BB418F">
        <w:t>cards</w:t>
      </w:r>
      <w:r w:rsidRPr="00BB418F">
        <w:rPr>
          <w:spacing w:val="-2"/>
        </w:rPr>
        <w:t xml:space="preserve"> </w:t>
      </w:r>
      <w:r w:rsidRPr="00BB418F">
        <w:rPr>
          <w:spacing w:val="1"/>
        </w:rPr>
        <w:t>for</w:t>
      </w:r>
      <w:r w:rsidRPr="00BB418F">
        <w:rPr>
          <w:spacing w:val="-1"/>
        </w:rPr>
        <w:t xml:space="preserve"> </w:t>
      </w:r>
      <w:r w:rsidRPr="00BB418F">
        <w:t>their</w:t>
      </w:r>
      <w:r w:rsidRPr="00BB418F">
        <w:rPr>
          <w:spacing w:val="-1"/>
        </w:rPr>
        <w:t xml:space="preserve"> </w:t>
      </w:r>
      <w:r w:rsidRPr="00BB418F">
        <w:t>staff.</w:t>
      </w:r>
    </w:p>
    <w:p w14:paraId="08D11BE2" w14:textId="0CC1574A" w:rsidR="00C841BD" w:rsidRPr="00BB418F" w:rsidRDefault="00B218E9" w:rsidP="00F672BA">
      <w:pPr>
        <w:pStyle w:val="PCardParagraph"/>
        <w:numPr>
          <w:ilvl w:val="0"/>
          <w:numId w:val="33"/>
        </w:numPr>
      </w:pPr>
      <w:r w:rsidRPr="00BB418F">
        <w:t xml:space="preserve">Whether </w:t>
      </w:r>
      <w:r w:rsidRPr="00BB418F">
        <w:rPr>
          <w:spacing w:val="-1"/>
        </w:rPr>
        <w:t>the</w:t>
      </w:r>
      <w:r w:rsidRPr="00BB418F">
        <w:t xml:space="preserve"> </w:t>
      </w:r>
      <w:r w:rsidRPr="00BB418F">
        <w:rPr>
          <w:rFonts w:hAnsi="Arial" w:cs="Arial"/>
        </w:rPr>
        <w:t>employee’s</w:t>
      </w:r>
      <w:r w:rsidRPr="00BB418F">
        <w:t xml:space="preserve"> job</w:t>
      </w:r>
      <w:r w:rsidRPr="00BB418F">
        <w:rPr>
          <w:spacing w:val="1"/>
        </w:rPr>
        <w:t xml:space="preserve"> </w:t>
      </w:r>
      <w:r w:rsidRPr="00BB418F">
        <w:t>function</w:t>
      </w:r>
      <w:r w:rsidRPr="00BB418F">
        <w:rPr>
          <w:spacing w:val="-2"/>
        </w:rPr>
        <w:t xml:space="preserve"> </w:t>
      </w:r>
      <w:r w:rsidRPr="00BB418F">
        <w:t>warrants</w:t>
      </w:r>
      <w:r w:rsidRPr="00BB418F">
        <w:rPr>
          <w:spacing w:val="-2"/>
        </w:rPr>
        <w:t xml:space="preserve"> </w:t>
      </w:r>
      <w:r w:rsidRPr="00BB418F">
        <w:rPr>
          <w:spacing w:val="1"/>
        </w:rPr>
        <w:t>the</w:t>
      </w:r>
      <w:r w:rsidRPr="00BB418F">
        <w:t xml:space="preserve"> issuance</w:t>
      </w:r>
      <w:r w:rsidRPr="00BB418F">
        <w:rPr>
          <w:spacing w:val="1"/>
        </w:rPr>
        <w:t xml:space="preserve"> </w:t>
      </w:r>
      <w:r w:rsidRPr="00BB418F">
        <w:rPr>
          <w:spacing w:val="-1"/>
        </w:rPr>
        <w:t>of</w:t>
      </w:r>
      <w:r w:rsidRPr="00BB418F">
        <w:rPr>
          <w:spacing w:val="2"/>
        </w:rPr>
        <w:t xml:space="preserve"> </w:t>
      </w:r>
      <w:r w:rsidRPr="00BB418F">
        <w:t>a</w:t>
      </w:r>
      <w:r w:rsidRPr="00BB418F">
        <w:rPr>
          <w:spacing w:val="-1"/>
        </w:rPr>
        <w:t xml:space="preserve"> </w:t>
      </w:r>
      <w:r w:rsidRPr="00BB418F">
        <w:rPr>
          <w:rFonts w:hAnsi="Arial" w:cs="Arial"/>
        </w:rPr>
        <w:t>Procurement</w:t>
      </w:r>
      <w:r w:rsidRPr="00BB418F">
        <w:rPr>
          <w:spacing w:val="293"/>
        </w:rPr>
        <w:t xml:space="preserve"> </w:t>
      </w:r>
      <w:r w:rsidRPr="00BB418F">
        <w:t>Card.</w:t>
      </w:r>
      <w:r w:rsidRPr="00BB418F">
        <w:rPr>
          <w:spacing w:val="1"/>
        </w:rPr>
        <w:t xml:space="preserve"> </w:t>
      </w:r>
      <w:r w:rsidRPr="00BB418F">
        <w:t>Frequency</w:t>
      </w:r>
      <w:r w:rsidRPr="00BB418F">
        <w:rPr>
          <w:spacing w:val="-2"/>
        </w:rPr>
        <w:t xml:space="preserve"> </w:t>
      </w:r>
      <w:r w:rsidRPr="00BB418F">
        <w:rPr>
          <w:spacing w:val="1"/>
        </w:rPr>
        <w:t>of</w:t>
      </w:r>
      <w:r w:rsidRPr="00BB418F">
        <w:rPr>
          <w:spacing w:val="-2"/>
        </w:rPr>
        <w:t xml:space="preserve"> </w:t>
      </w:r>
      <w:r w:rsidRPr="00BB418F">
        <w:t>use,</w:t>
      </w:r>
      <w:r w:rsidRPr="00BB418F">
        <w:rPr>
          <w:spacing w:val="1"/>
        </w:rPr>
        <w:t xml:space="preserve"> </w:t>
      </w:r>
      <w:r w:rsidRPr="00BB418F">
        <w:t>diversity</w:t>
      </w:r>
      <w:r w:rsidRPr="00BB418F">
        <w:rPr>
          <w:spacing w:val="-1"/>
        </w:rPr>
        <w:t xml:space="preserve"> </w:t>
      </w:r>
      <w:r w:rsidRPr="00BB418F">
        <w:rPr>
          <w:spacing w:val="1"/>
        </w:rPr>
        <w:t>of</w:t>
      </w:r>
      <w:r w:rsidRPr="00BB418F">
        <w:t xml:space="preserve"> vendors </w:t>
      </w:r>
      <w:r w:rsidRPr="00BB418F">
        <w:rPr>
          <w:spacing w:val="1"/>
        </w:rPr>
        <w:t>and</w:t>
      </w:r>
      <w:r w:rsidRPr="00BB418F">
        <w:rPr>
          <w:spacing w:val="-2"/>
        </w:rPr>
        <w:t xml:space="preserve"> </w:t>
      </w:r>
      <w:r w:rsidRPr="00BB418F">
        <w:t>dollar value</w:t>
      </w:r>
      <w:r w:rsidRPr="00BB418F">
        <w:rPr>
          <w:spacing w:val="1"/>
        </w:rPr>
        <w:t xml:space="preserve"> </w:t>
      </w:r>
      <w:r w:rsidRPr="00BB418F">
        <w:rPr>
          <w:spacing w:val="-1"/>
        </w:rPr>
        <w:t>of</w:t>
      </w:r>
      <w:r w:rsidRPr="00BB418F">
        <w:rPr>
          <w:spacing w:val="2"/>
        </w:rPr>
        <w:t xml:space="preserve"> </w:t>
      </w:r>
      <w:r w:rsidRPr="00BB418F">
        <w:t>purchases</w:t>
      </w:r>
      <w:r w:rsidRPr="00BB418F">
        <w:rPr>
          <w:spacing w:val="-2"/>
        </w:rPr>
        <w:t xml:space="preserve"> </w:t>
      </w:r>
      <w:r w:rsidRPr="00BB418F">
        <w:rPr>
          <w:rFonts w:hAnsi="Arial" w:cs="Arial"/>
        </w:rPr>
        <w:t>made</w:t>
      </w:r>
      <w:r w:rsidRPr="00BB418F">
        <w:rPr>
          <w:spacing w:val="293"/>
        </w:rPr>
        <w:t xml:space="preserve"> </w:t>
      </w:r>
      <w:r w:rsidRPr="00BB418F">
        <w:rPr>
          <w:spacing w:val="1"/>
        </w:rPr>
        <w:t>by</w:t>
      </w:r>
      <w:r w:rsidRPr="00BB418F">
        <w:rPr>
          <w:spacing w:val="-1"/>
        </w:rPr>
        <w:t xml:space="preserve"> </w:t>
      </w:r>
      <w:r w:rsidRPr="00BB418F">
        <w:t>the</w:t>
      </w:r>
      <w:r w:rsidRPr="00BB418F">
        <w:rPr>
          <w:spacing w:val="1"/>
        </w:rPr>
        <w:t xml:space="preserve"> </w:t>
      </w:r>
      <w:r w:rsidRPr="00BB418F">
        <w:t>employee</w:t>
      </w:r>
      <w:r w:rsidRPr="00BB418F">
        <w:rPr>
          <w:spacing w:val="1"/>
        </w:rPr>
        <w:t xml:space="preserve"> </w:t>
      </w:r>
      <w:r w:rsidRPr="00BB418F">
        <w:t>should</w:t>
      </w:r>
      <w:r w:rsidRPr="00BB418F">
        <w:rPr>
          <w:spacing w:val="1"/>
        </w:rPr>
        <w:t xml:space="preserve"> be</w:t>
      </w:r>
      <w:r w:rsidRPr="00BB418F">
        <w:rPr>
          <w:spacing w:val="-2"/>
        </w:rPr>
        <w:t xml:space="preserve"> </w:t>
      </w:r>
      <w:r w:rsidRPr="00BB418F">
        <w:t>considered.</w:t>
      </w:r>
      <w:r w:rsidRPr="00BB418F">
        <w:rPr>
          <w:spacing w:val="1"/>
        </w:rPr>
        <w:t xml:space="preserve"> </w:t>
      </w:r>
      <w:r w:rsidRPr="00BB418F">
        <w:t>There</w:t>
      </w:r>
      <w:r w:rsidRPr="00BB418F">
        <w:rPr>
          <w:spacing w:val="1"/>
        </w:rPr>
        <w:t xml:space="preserve"> are</w:t>
      </w:r>
      <w:r w:rsidRPr="00BB418F">
        <w:rPr>
          <w:spacing w:val="-2"/>
        </w:rPr>
        <w:t xml:space="preserve"> </w:t>
      </w:r>
      <w:r w:rsidRPr="00BB418F">
        <w:t xml:space="preserve">other methods </w:t>
      </w:r>
      <w:r w:rsidRPr="00BB418F">
        <w:rPr>
          <w:spacing w:val="-1"/>
        </w:rPr>
        <w:t>to</w:t>
      </w:r>
      <w:r w:rsidRPr="00BB418F">
        <w:t xml:space="preserve"> </w:t>
      </w:r>
      <w:r w:rsidRPr="00BB418F">
        <w:rPr>
          <w:rFonts w:hAnsi="Arial" w:cs="Arial"/>
        </w:rPr>
        <w:t>make</w:t>
      </w:r>
      <w:r w:rsidRPr="00BB418F">
        <w:rPr>
          <w:spacing w:val="293"/>
        </w:rPr>
        <w:t xml:space="preserve"> </w:t>
      </w:r>
      <w:r w:rsidRPr="00BB418F">
        <w:t xml:space="preserve">purchases </w:t>
      </w:r>
      <w:r w:rsidRPr="00BB418F">
        <w:rPr>
          <w:spacing w:val="1"/>
        </w:rPr>
        <w:t>for</w:t>
      </w:r>
      <w:r w:rsidRPr="00BB418F">
        <w:rPr>
          <w:spacing w:val="-3"/>
        </w:rPr>
        <w:t xml:space="preserve"> </w:t>
      </w:r>
      <w:r w:rsidRPr="00BB418F">
        <w:t>those</w:t>
      </w:r>
      <w:r w:rsidRPr="00BB418F">
        <w:rPr>
          <w:spacing w:val="1"/>
        </w:rPr>
        <w:t xml:space="preserve"> </w:t>
      </w:r>
      <w:r w:rsidRPr="00BB418F">
        <w:t>that</w:t>
      </w:r>
      <w:r w:rsidRPr="00BB418F">
        <w:rPr>
          <w:spacing w:val="1"/>
        </w:rPr>
        <w:t xml:space="preserve"> </w:t>
      </w:r>
      <w:r w:rsidRPr="00BB418F">
        <w:t xml:space="preserve">infrequently </w:t>
      </w:r>
      <w:r w:rsidRPr="00BB418F">
        <w:rPr>
          <w:spacing w:val="1"/>
        </w:rPr>
        <w:t>or</w:t>
      </w:r>
      <w:r w:rsidRPr="00BB418F">
        <w:rPr>
          <w:spacing w:val="-4"/>
        </w:rPr>
        <w:t xml:space="preserve"> </w:t>
      </w:r>
      <w:r w:rsidRPr="00BB418F">
        <w:t>occasionally expend</w:t>
      </w:r>
      <w:r w:rsidRPr="00BB418F">
        <w:rPr>
          <w:spacing w:val="1"/>
        </w:rPr>
        <w:t xml:space="preserve"> </w:t>
      </w:r>
      <w:r w:rsidRPr="00BB418F">
        <w:t>City funds,</w:t>
      </w:r>
      <w:r w:rsidRPr="00BB418F">
        <w:rPr>
          <w:spacing w:val="1"/>
        </w:rPr>
        <w:t xml:space="preserve"> </w:t>
      </w:r>
      <w:r w:rsidRPr="00BB418F">
        <w:rPr>
          <w:rFonts w:hAnsi="Arial" w:cs="Arial"/>
        </w:rPr>
        <w:t>including</w:t>
      </w:r>
      <w:r w:rsidRPr="00BB418F">
        <w:rPr>
          <w:spacing w:val="293"/>
        </w:rPr>
        <w:t xml:space="preserve"> </w:t>
      </w:r>
      <w:r w:rsidRPr="00BB418F">
        <w:rPr>
          <w:spacing w:val="1"/>
        </w:rPr>
        <w:t>for</w:t>
      </w:r>
      <w:r w:rsidRPr="00BB418F">
        <w:rPr>
          <w:spacing w:val="-1"/>
        </w:rPr>
        <w:t xml:space="preserve"> </w:t>
      </w:r>
      <w:r w:rsidRPr="00BB418F">
        <w:t>emergency situations.</w:t>
      </w:r>
    </w:p>
    <w:p w14:paraId="59275B8E" w14:textId="77777777" w:rsidR="00C841BD" w:rsidRDefault="00B218E9" w:rsidP="008E0796">
      <w:pPr>
        <w:spacing w:before="238" w:after="0" w:line="278" w:lineRule="exact"/>
        <w:jc w:val="left"/>
        <w:rPr>
          <w:rFonts w:ascii="Arial"/>
          <w:b/>
          <w:color w:val="000000"/>
          <w:sz w:val="24"/>
        </w:rPr>
      </w:pPr>
      <w:r>
        <w:rPr>
          <w:rFonts w:ascii="Arial"/>
          <w:b/>
          <w:color w:val="2E5496"/>
          <w:sz w:val="24"/>
        </w:rPr>
        <w:t>11.2</w:t>
      </w:r>
      <w:r>
        <w:rPr>
          <w:rFonts w:ascii="Arial"/>
          <w:b/>
          <w:color w:val="2E5496"/>
          <w:spacing w:val="-1"/>
          <w:sz w:val="24"/>
        </w:rPr>
        <w:t xml:space="preserve"> </w:t>
      </w:r>
      <w:r>
        <w:rPr>
          <w:rFonts w:ascii="Arial"/>
          <w:b/>
          <w:color w:val="2E5496"/>
          <w:sz w:val="24"/>
        </w:rPr>
        <w:t>Procedure</w:t>
      </w:r>
    </w:p>
    <w:p w14:paraId="55F0481A" w14:textId="2A541D06" w:rsidR="00C841BD" w:rsidRDefault="00B218E9" w:rsidP="008E0796">
      <w:pPr>
        <w:spacing w:before="79" w:after="0" w:line="276" w:lineRule="exact"/>
        <w:jc w:val="left"/>
        <w:rPr>
          <w:rFonts w:ascii="Arial"/>
          <w:color w:val="000000"/>
          <w:sz w:val="24"/>
        </w:rPr>
      </w:pPr>
      <w:r>
        <w:rPr>
          <w:rFonts w:ascii="Arial"/>
          <w:color w:val="000000"/>
          <w:sz w:val="24"/>
        </w:rPr>
        <w:t>Department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Heads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may request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authorization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for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their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staff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to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participate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in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the</w:t>
      </w:r>
      <w:r w:rsidR="007025B1">
        <w:rPr>
          <w:rFonts w:ascii="Arial" w:hAnsi="Arial" w:cs="Arial"/>
          <w:color w:val="000000"/>
          <w:sz w:val="24"/>
        </w:rPr>
        <w:t xml:space="preserve"> </w:t>
      </w:r>
      <w:r>
        <w:rPr>
          <w:rFonts w:ascii="Arial"/>
          <w:color w:val="000000"/>
          <w:sz w:val="24"/>
        </w:rPr>
        <w:t>Procurement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Card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program </w:t>
      </w:r>
      <w:r>
        <w:rPr>
          <w:rFonts w:ascii="Arial"/>
          <w:color w:val="000000"/>
          <w:spacing w:val="1"/>
          <w:sz w:val="24"/>
        </w:rPr>
        <w:t>by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preparing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and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submitting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a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completed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Procurement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 w:hAnsi="Arial" w:cs="Arial"/>
          <w:color w:val="000000"/>
          <w:spacing w:val="-1"/>
          <w:sz w:val="24"/>
        </w:rPr>
        <w:t>Card</w:t>
      </w:r>
      <w:r w:rsidR="007025B1">
        <w:rPr>
          <w:rFonts w:ascii="Arial" w:hAnsi="Arial" w:cs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Request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Form.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The</w:t>
      </w:r>
      <w:r>
        <w:rPr>
          <w:rFonts w:ascii="Arial"/>
          <w:color w:val="000000"/>
          <w:spacing w:val="2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form</w:t>
      </w:r>
      <w:r>
        <w:rPr>
          <w:rFonts w:ascii="Arial"/>
          <w:color w:val="000000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may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be</w:t>
      </w:r>
      <w:r>
        <w:rPr>
          <w:rFonts w:ascii="Arial"/>
          <w:color w:val="000000"/>
          <w:sz w:val="24"/>
        </w:rPr>
        <w:t xml:space="preserve"> found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on</w:t>
      </w:r>
      <w:r>
        <w:rPr>
          <w:rFonts w:ascii="Arial"/>
          <w:color w:val="000000"/>
          <w:spacing w:val="2"/>
          <w:sz w:val="24"/>
        </w:rPr>
        <w:t xml:space="preserve"> </w:t>
      </w:r>
      <w:r>
        <w:rPr>
          <w:rFonts w:ascii="Arial"/>
          <w:color w:val="000000"/>
          <w:sz w:val="24"/>
        </w:rPr>
        <w:t>the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City’s</w:t>
      </w:r>
      <w:r>
        <w:rPr>
          <w:rFonts w:ascii="Arial"/>
          <w:color w:val="000000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“N”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drive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in</w:t>
      </w:r>
      <w:r>
        <w:rPr>
          <w:rFonts w:ascii="Arial"/>
          <w:color w:val="000000"/>
          <w:spacing w:val="1"/>
          <w:sz w:val="24"/>
        </w:rPr>
        <w:t xml:space="preserve"> the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Procurement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folder.</w:t>
      </w:r>
      <w:r w:rsidR="007025B1">
        <w:rPr>
          <w:rFonts w:ascii="Arial" w:hAnsi="Arial" w:cs="Arial"/>
          <w:color w:val="000000"/>
          <w:sz w:val="24"/>
        </w:rPr>
        <w:t xml:space="preserve"> </w:t>
      </w:r>
      <w:r>
        <w:rPr>
          <w:rFonts w:ascii="Arial"/>
          <w:color w:val="000000"/>
          <w:sz w:val="24"/>
        </w:rPr>
        <w:t>Card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requests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must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z w:val="24"/>
        </w:rPr>
        <w:t>include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a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general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description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of</w:t>
      </w:r>
      <w:r>
        <w:rPr>
          <w:rFonts w:ascii="Arial"/>
          <w:color w:val="000000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 xml:space="preserve">the </w:t>
      </w:r>
      <w:r>
        <w:rPr>
          <w:rFonts w:ascii="Arial"/>
          <w:color w:val="000000"/>
          <w:sz w:val="24"/>
        </w:rPr>
        <w:t>materials and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supplies that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 w:hAnsi="Arial" w:cs="Arial"/>
          <w:color w:val="000000"/>
          <w:spacing w:val="1"/>
          <w:sz w:val="24"/>
        </w:rPr>
        <w:t>are</w:t>
      </w:r>
      <w:r w:rsidR="007025B1">
        <w:rPr>
          <w:rFonts w:ascii="Arial" w:hAnsi="Arial" w:cs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expected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to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be</w:t>
      </w:r>
      <w:r>
        <w:rPr>
          <w:rFonts w:ascii="Arial"/>
          <w:color w:val="000000"/>
          <w:sz w:val="24"/>
        </w:rPr>
        <w:t xml:space="preserve"> procured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with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the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Procurement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Card.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The</w:t>
      </w:r>
      <w:r>
        <w:rPr>
          <w:rFonts w:ascii="Arial"/>
          <w:color w:val="000000"/>
          <w:sz w:val="24"/>
        </w:rPr>
        <w:t xml:space="preserve"> maximum card limits that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a</w:t>
      </w:r>
      <w:r w:rsidR="007025B1">
        <w:rPr>
          <w:rFonts w:ascii="Arial" w:hAnsi="Arial" w:cs="Arial"/>
          <w:color w:val="000000"/>
          <w:sz w:val="24"/>
        </w:rPr>
        <w:t xml:space="preserve"> </w:t>
      </w:r>
      <w:r>
        <w:rPr>
          <w:rFonts w:ascii="Arial"/>
          <w:color w:val="000000"/>
          <w:sz w:val="24"/>
        </w:rPr>
        <w:t>Department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Head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may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z w:val="24"/>
        </w:rPr>
        <w:t>request</w:t>
      </w:r>
      <w:r>
        <w:rPr>
          <w:rFonts w:ascii="Arial"/>
          <w:color w:val="000000"/>
          <w:spacing w:val="1"/>
          <w:sz w:val="24"/>
        </w:rPr>
        <w:t xml:space="preserve"> for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z w:val="24"/>
        </w:rPr>
        <w:t>their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staff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pacing w:val="-2"/>
          <w:sz w:val="24"/>
        </w:rPr>
        <w:t>is</w:t>
      </w:r>
      <w:r>
        <w:rPr>
          <w:rFonts w:ascii="Arial"/>
          <w:color w:val="000000"/>
          <w:spacing w:val="2"/>
          <w:sz w:val="24"/>
        </w:rPr>
        <w:t xml:space="preserve"> </w:t>
      </w:r>
      <w:r>
        <w:rPr>
          <w:rFonts w:ascii="Arial"/>
          <w:color w:val="000000"/>
          <w:sz w:val="24"/>
        </w:rPr>
        <w:t>$1,000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per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transaction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and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$5,000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 w:hAnsi="Arial" w:cs="Arial"/>
          <w:color w:val="000000"/>
          <w:spacing w:val="1"/>
          <w:sz w:val="24"/>
        </w:rPr>
        <w:t>per</w:t>
      </w:r>
      <w:r w:rsidR="007025B1">
        <w:rPr>
          <w:rFonts w:ascii="Arial" w:hAnsi="Arial" w:cs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30-day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billing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cycle.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pacing w:val="-2"/>
          <w:sz w:val="24"/>
        </w:rPr>
        <w:t>On</w:t>
      </w:r>
      <w:r>
        <w:rPr>
          <w:rFonts w:ascii="Arial"/>
          <w:color w:val="000000"/>
          <w:spacing w:val="3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an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as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z w:val="24"/>
        </w:rPr>
        <w:t>needed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basis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z w:val="24"/>
        </w:rPr>
        <w:t>only, Department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Heads may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request</w:t>
      </w:r>
      <w:r w:rsidR="007025B1">
        <w:rPr>
          <w:rFonts w:ascii="Arial" w:hAnsi="Arial" w:cs="Arial"/>
          <w:color w:val="000000"/>
          <w:sz w:val="24"/>
        </w:rPr>
        <w:t xml:space="preserve"> </w:t>
      </w:r>
      <w:r>
        <w:rPr>
          <w:rFonts w:ascii="Arial"/>
          <w:color w:val="000000"/>
          <w:sz w:val="24"/>
        </w:rPr>
        <w:t>higher limits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by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filling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out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the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“Supplemental</w:t>
      </w:r>
      <w:r>
        <w:rPr>
          <w:rFonts w:ascii="Arial"/>
          <w:color w:val="000000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Justification”</w:t>
      </w:r>
      <w:r>
        <w:rPr>
          <w:rFonts w:ascii="Arial"/>
          <w:color w:val="000000"/>
          <w:sz w:val="24"/>
        </w:rPr>
        <w:t xml:space="preserve"> section</w:t>
      </w:r>
      <w:r>
        <w:rPr>
          <w:rFonts w:ascii="Arial"/>
          <w:color w:val="000000"/>
          <w:spacing w:val="1"/>
          <w:sz w:val="24"/>
        </w:rPr>
        <w:t xml:space="preserve"> of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z w:val="24"/>
        </w:rPr>
        <w:t>the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Request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Form.</w:t>
      </w:r>
      <w:r w:rsidR="007025B1">
        <w:rPr>
          <w:rFonts w:ascii="Arial" w:hAnsi="Arial" w:cs="Arial"/>
          <w:color w:val="000000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Supplemental Requests </w:t>
      </w:r>
      <w:r>
        <w:rPr>
          <w:rFonts w:ascii="Arial"/>
          <w:color w:val="000000"/>
          <w:spacing w:val="1"/>
          <w:sz w:val="24"/>
        </w:rPr>
        <w:t>for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higher limits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must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be</w:t>
      </w:r>
      <w:r>
        <w:rPr>
          <w:rFonts w:ascii="Arial"/>
          <w:color w:val="000000"/>
          <w:sz w:val="24"/>
        </w:rPr>
        <w:t xml:space="preserve"> well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z w:val="24"/>
        </w:rPr>
        <w:t>documented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and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supported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by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the</w:t>
      </w:r>
      <w:r w:rsidR="007025B1">
        <w:rPr>
          <w:rFonts w:ascii="Arial" w:hAnsi="Arial" w:cs="Arial"/>
          <w:color w:val="000000"/>
          <w:sz w:val="24"/>
        </w:rPr>
        <w:t xml:space="preserve"> </w:t>
      </w:r>
      <w:r>
        <w:rPr>
          <w:rFonts w:ascii="Arial"/>
          <w:color w:val="000000"/>
          <w:sz w:val="24"/>
        </w:rPr>
        <w:t>job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duties </w:t>
      </w:r>
      <w:r>
        <w:rPr>
          <w:rFonts w:ascii="Arial"/>
          <w:color w:val="000000"/>
          <w:spacing w:val="-1"/>
          <w:sz w:val="24"/>
        </w:rPr>
        <w:t>of</w:t>
      </w:r>
      <w:r>
        <w:rPr>
          <w:rFonts w:ascii="Arial"/>
          <w:color w:val="000000"/>
          <w:spacing w:val="2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the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employee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and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are subject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to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the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approval </w:t>
      </w:r>
      <w:r>
        <w:rPr>
          <w:rFonts w:ascii="Arial"/>
          <w:color w:val="000000"/>
          <w:spacing w:val="1"/>
          <w:sz w:val="24"/>
        </w:rPr>
        <w:t>of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z w:val="24"/>
        </w:rPr>
        <w:t>the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Procurement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 w:hAnsi="Arial" w:cs="Arial"/>
          <w:color w:val="000000"/>
          <w:spacing w:val="1"/>
          <w:sz w:val="24"/>
        </w:rPr>
        <w:t>and</w:t>
      </w:r>
      <w:r w:rsidR="007025B1">
        <w:rPr>
          <w:rFonts w:ascii="Arial" w:hAnsi="Arial" w:cs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Contracting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Manager,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z w:val="24"/>
        </w:rPr>
        <w:t>the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Finance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Director, and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City Manager </w:t>
      </w:r>
      <w:r>
        <w:rPr>
          <w:rFonts w:ascii="Arial"/>
          <w:color w:val="000000"/>
          <w:spacing w:val="-1"/>
          <w:sz w:val="24"/>
        </w:rPr>
        <w:t>if</w:t>
      </w:r>
      <w:r>
        <w:rPr>
          <w:rFonts w:ascii="Arial"/>
          <w:color w:val="000000"/>
          <w:spacing w:val="2"/>
          <w:sz w:val="24"/>
        </w:rPr>
        <w:t xml:space="preserve"> </w:t>
      </w:r>
      <w:r>
        <w:rPr>
          <w:rFonts w:ascii="Arial"/>
          <w:color w:val="000000"/>
          <w:sz w:val="24"/>
        </w:rPr>
        <w:t>necessary.</w:t>
      </w:r>
    </w:p>
    <w:p w14:paraId="7E0AEE66" w14:textId="77777777" w:rsidR="007F51E6" w:rsidRDefault="00B218E9" w:rsidP="008E0796">
      <w:pPr>
        <w:spacing w:before="79" w:after="0" w:line="276" w:lineRule="exact"/>
        <w:jc w:val="left"/>
        <w:rPr>
          <w:rFonts w:ascii="Arial"/>
          <w:color w:val="000000"/>
          <w:sz w:val="24"/>
        </w:rPr>
      </w:pPr>
      <w:commentRangeStart w:id="42"/>
      <w:ins w:id="43" w:author="Claude" w:date="2026-06-09T00:00:00Z">
        <w:r>
          <w:rPr>
            <w:rFonts w:ascii="Arial"/>
            <w:color w:val="000000"/>
            <w:sz w:val="24"/>
          </w:rPr>
          <w:t>Approval of a higher card limit does not waive quotation requirements, approval requirements, procurement thresholds, budget controls, or Municipal Code requirements.</w:t>
        </w:r>
      </w:ins>
      <w:commentRangeEnd w:id="42"/>
      <w:r w:rsidR="001C0F89">
        <w:rPr>
          <w:rStyle w:val="CommentReference"/>
          <w:rFonts w:ascii="Arial"/>
          <w:color w:val="000000"/>
          <w:sz w:val="24"/>
          <w:szCs w:val="22"/>
        </w:rPr>
        <w:commentReference w:id="42"/>
      </w:r>
    </w:p>
    <w:p w14:paraId="0468C0E9" w14:textId="77777777" w:rsidR="00C841BD" w:rsidRDefault="00B218E9" w:rsidP="008E0796">
      <w:pPr>
        <w:spacing w:before="238" w:after="0" w:line="278" w:lineRule="exact"/>
        <w:jc w:val="left"/>
        <w:rPr>
          <w:rFonts w:ascii="Arial"/>
          <w:b/>
          <w:color w:val="000000"/>
          <w:sz w:val="24"/>
        </w:rPr>
      </w:pPr>
      <w:r>
        <w:rPr>
          <w:rFonts w:ascii="Arial"/>
          <w:b/>
          <w:color w:val="2E5496"/>
          <w:sz w:val="24"/>
        </w:rPr>
        <w:t>11.3</w:t>
      </w:r>
      <w:r>
        <w:rPr>
          <w:rFonts w:ascii="Arial"/>
          <w:b/>
          <w:color w:val="2E5496"/>
          <w:spacing w:val="-1"/>
          <w:sz w:val="24"/>
        </w:rPr>
        <w:t xml:space="preserve"> </w:t>
      </w:r>
      <w:r>
        <w:rPr>
          <w:rFonts w:ascii="Arial"/>
          <w:b/>
          <w:color w:val="2E5496"/>
          <w:sz w:val="24"/>
        </w:rPr>
        <w:t>Approval</w:t>
      </w:r>
    </w:p>
    <w:p w14:paraId="41BD55E1" w14:textId="0321D59C" w:rsidR="00C841BD" w:rsidRDefault="00B218E9" w:rsidP="008E0796">
      <w:pPr>
        <w:spacing w:before="79" w:after="0" w:line="276" w:lineRule="exact"/>
        <w:jc w:val="left"/>
        <w:rPr>
          <w:rFonts w:ascii="Arial"/>
          <w:color w:val="000000"/>
          <w:sz w:val="24"/>
        </w:rPr>
      </w:pPr>
      <w:r>
        <w:rPr>
          <w:rFonts w:ascii="Arial"/>
          <w:color w:val="000000"/>
          <w:sz w:val="24"/>
        </w:rPr>
        <w:t>The Procurement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and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Contracting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Manager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z w:val="24"/>
        </w:rPr>
        <w:t>and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Finance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Director </w:t>
      </w:r>
      <w:r>
        <w:rPr>
          <w:rFonts w:ascii="Arial"/>
          <w:color w:val="000000"/>
          <w:spacing w:val="-1"/>
          <w:sz w:val="24"/>
        </w:rPr>
        <w:t>will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review </w:t>
      </w:r>
      <w:r>
        <w:rPr>
          <w:rFonts w:ascii="Arial" w:hAnsi="Arial" w:cs="Arial"/>
          <w:color w:val="000000"/>
          <w:sz w:val="24"/>
        </w:rPr>
        <w:t>Request</w:t>
      </w:r>
      <w:r w:rsidR="007025B1">
        <w:rPr>
          <w:rFonts w:ascii="Arial" w:hAnsi="Arial" w:cs="Arial"/>
          <w:color w:val="000000"/>
          <w:sz w:val="24"/>
        </w:rPr>
        <w:t xml:space="preserve"> </w:t>
      </w:r>
      <w:r>
        <w:rPr>
          <w:rFonts w:ascii="Arial"/>
          <w:color w:val="000000"/>
          <w:sz w:val="24"/>
        </w:rPr>
        <w:t>Form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applications </w:t>
      </w:r>
      <w:r w:rsidR="001C0F89">
        <w:rPr>
          <w:rFonts w:ascii="Arial"/>
          <w:color w:val="000000"/>
          <w:sz w:val="24"/>
        </w:rPr>
        <w:t>received and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shall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endeavor to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clarify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or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modify such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applications </w:t>
      </w:r>
      <w:r>
        <w:rPr>
          <w:rFonts w:ascii="Arial" w:hAnsi="Arial" w:cs="Arial"/>
          <w:color w:val="000000"/>
          <w:spacing w:val="1"/>
          <w:sz w:val="24"/>
        </w:rPr>
        <w:t>as</w:t>
      </w:r>
      <w:r w:rsidR="007025B1">
        <w:rPr>
          <w:rFonts w:ascii="Arial" w:hAnsi="Arial" w:cs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necessary </w:t>
      </w:r>
      <w:r>
        <w:rPr>
          <w:rFonts w:ascii="Arial"/>
          <w:color w:val="000000"/>
          <w:spacing w:val="-1"/>
          <w:sz w:val="24"/>
        </w:rPr>
        <w:t>in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conjunction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with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the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requesting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Department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Head,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before </w:t>
      </w:r>
      <w:r>
        <w:rPr>
          <w:rFonts w:ascii="Arial" w:hAnsi="Arial" w:cs="Arial"/>
          <w:color w:val="000000"/>
          <w:sz w:val="24"/>
        </w:rPr>
        <w:t>granting</w:t>
      </w:r>
      <w:r w:rsidR="007025B1">
        <w:rPr>
          <w:rFonts w:ascii="Arial" w:hAnsi="Arial" w:cs="Arial"/>
          <w:color w:val="000000"/>
          <w:sz w:val="24"/>
        </w:rPr>
        <w:t xml:space="preserve"> </w:t>
      </w:r>
      <w:r>
        <w:rPr>
          <w:rFonts w:ascii="Arial"/>
          <w:color w:val="000000"/>
          <w:sz w:val="24"/>
        </w:rPr>
        <w:t>approval.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Department</w:t>
      </w:r>
      <w:r>
        <w:rPr>
          <w:rFonts w:ascii="Arial"/>
          <w:color w:val="000000"/>
          <w:spacing w:val="-4"/>
          <w:sz w:val="24"/>
        </w:rPr>
        <w:t xml:space="preserve"> </w:t>
      </w:r>
      <w:r>
        <w:rPr>
          <w:rFonts w:ascii="Arial"/>
          <w:color w:val="000000"/>
          <w:sz w:val="24"/>
        </w:rPr>
        <w:t>Head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applications,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Travel and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Meal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z w:val="24"/>
        </w:rPr>
        <w:t>usage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authorization,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and</w:t>
      </w:r>
      <w:r w:rsidR="007025B1">
        <w:rPr>
          <w:rFonts w:ascii="Arial" w:hAnsi="Arial" w:cs="Arial"/>
          <w:color w:val="000000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Supplemental Requests </w:t>
      </w:r>
      <w:r>
        <w:rPr>
          <w:rFonts w:ascii="Arial"/>
          <w:color w:val="000000"/>
          <w:spacing w:val="1"/>
          <w:sz w:val="24"/>
        </w:rPr>
        <w:t>for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higher limits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are subject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to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approval </w:t>
      </w:r>
      <w:r>
        <w:rPr>
          <w:rFonts w:ascii="Arial"/>
          <w:color w:val="000000"/>
          <w:spacing w:val="1"/>
          <w:sz w:val="24"/>
        </w:rPr>
        <w:t>by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the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City </w:t>
      </w:r>
      <w:r>
        <w:rPr>
          <w:rFonts w:ascii="Arial" w:hAnsi="Arial" w:cs="Arial"/>
          <w:color w:val="000000"/>
          <w:sz w:val="24"/>
        </w:rPr>
        <w:t>Manager.</w:t>
      </w:r>
      <w:r w:rsidR="007025B1">
        <w:rPr>
          <w:rFonts w:ascii="Arial" w:hAnsi="Arial" w:cs="Arial"/>
          <w:color w:val="000000"/>
          <w:sz w:val="24"/>
        </w:rPr>
        <w:t xml:space="preserve"> </w:t>
      </w:r>
      <w:r>
        <w:rPr>
          <w:rFonts w:ascii="Arial"/>
          <w:color w:val="000000"/>
          <w:sz w:val="24"/>
        </w:rPr>
        <w:t>Once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approved,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the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City’s</w:t>
      </w:r>
      <w:r>
        <w:rPr>
          <w:rFonts w:ascii="Arial"/>
          <w:color w:val="000000"/>
          <w:sz w:val="24"/>
        </w:rPr>
        <w:t xml:space="preserve"> Program</w:t>
      </w:r>
      <w:r>
        <w:rPr>
          <w:rFonts w:ascii="Arial"/>
          <w:color w:val="000000"/>
          <w:spacing w:val="2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Administrator </w:t>
      </w:r>
      <w:r>
        <w:rPr>
          <w:rFonts w:ascii="Arial"/>
          <w:color w:val="000000"/>
          <w:spacing w:val="-1"/>
          <w:sz w:val="24"/>
        </w:rPr>
        <w:t>will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then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order </w:t>
      </w:r>
      <w:r>
        <w:rPr>
          <w:rFonts w:ascii="Arial"/>
          <w:color w:val="000000"/>
          <w:spacing w:val="-1"/>
          <w:sz w:val="24"/>
        </w:rPr>
        <w:t xml:space="preserve">the </w:t>
      </w:r>
      <w:r>
        <w:rPr>
          <w:rFonts w:ascii="Arial"/>
          <w:color w:val="000000"/>
          <w:sz w:val="24"/>
        </w:rPr>
        <w:t>procurement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card</w:t>
      </w:r>
      <w:r w:rsidR="007025B1">
        <w:rPr>
          <w:rFonts w:ascii="Arial" w:hAnsi="Arial" w:cs="Arial"/>
          <w:color w:val="000000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and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the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cardholder </w:t>
      </w:r>
      <w:r>
        <w:rPr>
          <w:rFonts w:ascii="Arial"/>
          <w:color w:val="000000"/>
          <w:spacing w:val="-1"/>
          <w:sz w:val="24"/>
        </w:rPr>
        <w:t>will</w:t>
      </w:r>
      <w:r>
        <w:rPr>
          <w:rFonts w:ascii="Arial"/>
          <w:color w:val="000000"/>
          <w:spacing w:val="1"/>
          <w:sz w:val="24"/>
        </w:rPr>
        <w:t xml:space="preserve"> be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given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a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Cardholder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z w:val="24"/>
        </w:rPr>
        <w:t>Agreement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at</w:t>
      </w:r>
      <w:r>
        <w:rPr>
          <w:rFonts w:ascii="Arial"/>
          <w:color w:val="000000"/>
          <w:sz w:val="24"/>
        </w:rPr>
        <w:t xml:space="preserve"> their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training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session </w:t>
      </w:r>
      <w:r>
        <w:rPr>
          <w:rFonts w:ascii="Arial" w:hAnsi="Arial" w:cs="Arial"/>
          <w:color w:val="000000"/>
          <w:sz w:val="24"/>
        </w:rPr>
        <w:t>prior</w:t>
      </w:r>
      <w:r>
        <w:rPr>
          <w:rFonts w:ascii="Arial" w:hAnsi="Arial" w:cs="Arial"/>
          <w:color w:val="000000"/>
          <w:sz w:val="24"/>
        </w:rPr>
        <w:cr/>
      </w:r>
      <w:r>
        <w:rPr>
          <w:rFonts w:ascii="Arial"/>
          <w:color w:val="000000"/>
          <w:sz w:val="24"/>
        </w:rPr>
        <w:t>to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having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the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card issued.</w:t>
      </w:r>
    </w:p>
    <w:p w14:paraId="17946B2A" w14:textId="77777777" w:rsidR="00C841BD" w:rsidRDefault="00B218E9" w:rsidP="008E0796">
      <w:pPr>
        <w:spacing w:before="240" w:after="0" w:line="278" w:lineRule="exact"/>
        <w:jc w:val="left"/>
        <w:rPr>
          <w:rFonts w:ascii="Arial"/>
          <w:b/>
          <w:color w:val="000000"/>
          <w:sz w:val="24"/>
        </w:rPr>
      </w:pPr>
      <w:r>
        <w:rPr>
          <w:rFonts w:ascii="Arial"/>
          <w:b/>
          <w:color w:val="2E5496"/>
          <w:sz w:val="24"/>
        </w:rPr>
        <w:t>11.4</w:t>
      </w:r>
      <w:r>
        <w:rPr>
          <w:rFonts w:ascii="Arial"/>
          <w:b/>
          <w:color w:val="2E5496"/>
          <w:spacing w:val="-1"/>
          <w:sz w:val="24"/>
        </w:rPr>
        <w:t xml:space="preserve"> </w:t>
      </w:r>
      <w:r>
        <w:rPr>
          <w:rFonts w:ascii="Arial"/>
          <w:b/>
          <w:color w:val="2E5496"/>
          <w:sz w:val="24"/>
        </w:rPr>
        <w:t>Cardholder Agreement</w:t>
      </w:r>
      <w:r>
        <w:rPr>
          <w:rFonts w:ascii="Arial"/>
          <w:b/>
          <w:color w:val="2E5496"/>
          <w:spacing w:val="-1"/>
          <w:sz w:val="24"/>
        </w:rPr>
        <w:t xml:space="preserve"> </w:t>
      </w:r>
      <w:r>
        <w:rPr>
          <w:rFonts w:ascii="Arial"/>
          <w:b/>
          <w:color w:val="2E5496"/>
          <w:spacing w:val="1"/>
          <w:sz w:val="24"/>
        </w:rPr>
        <w:t>and</w:t>
      </w:r>
      <w:r>
        <w:rPr>
          <w:rFonts w:ascii="Arial"/>
          <w:b/>
          <w:color w:val="2E5496"/>
          <w:spacing w:val="-1"/>
          <w:sz w:val="24"/>
        </w:rPr>
        <w:t xml:space="preserve"> </w:t>
      </w:r>
      <w:r>
        <w:rPr>
          <w:rFonts w:ascii="Arial"/>
          <w:b/>
          <w:color w:val="2E5496"/>
          <w:sz w:val="24"/>
        </w:rPr>
        <w:t>Policies</w:t>
      </w:r>
      <w:r>
        <w:rPr>
          <w:rFonts w:ascii="Arial"/>
          <w:b/>
          <w:color w:val="2E5496"/>
          <w:spacing w:val="-1"/>
          <w:sz w:val="24"/>
        </w:rPr>
        <w:t xml:space="preserve"> and</w:t>
      </w:r>
      <w:r>
        <w:rPr>
          <w:rFonts w:ascii="Arial"/>
          <w:b/>
          <w:color w:val="2E5496"/>
          <w:spacing w:val="1"/>
          <w:sz w:val="24"/>
        </w:rPr>
        <w:t xml:space="preserve"> </w:t>
      </w:r>
      <w:r>
        <w:rPr>
          <w:rFonts w:ascii="Arial"/>
          <w:b/>
          <w:color w:val="2E5496"/>
          <w:sz w:val="24"/>
        </w:rPr>
        <w:t>Procedures</w:t>
      </w:r>
    </w:p>
    <w:p w14:paraId="33DFD63E" w14:textId="35D0A699" w:rsidR="00C841BD" w:rsidRDefault="00B218E9" w:rsidP="008E0796">
      <w:pPr>
        <w:spacing w:before="77" w:after="0" w:line="276" w:lineRule="exact"/>
        <w:jc w:val="left"/>
        <w:rPr>
          <w:rFonts w:ascii="Arial"/>
          <w:color w:val="000000"/>
          <w:sz w:val="24"/>
        </w:rPr>
      </w:pPr>
      <w:r>
        <w:rPr>
          <w:rFonts w:ascii="Arial"/>
          <w:color w:val="000000"/>
          <w:sz w:val="24"/>
        </w:rPr>
        <w:lastRenderedPageBreak/>
        <w:t>Before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z w:val="24"/>
        </w:rPr>
        <w:t>receiving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a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Procurement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Card,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employees will sign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both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a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“Cardholder</w:t>
      </w:r>
      <w:r w:rsidR="007025B1">
        <w:rPr>
          <w:rFonts w:ascii="Arial" w:hAnsi="Arial" w:cs="Arial"/>
          <w:color w:val="000000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Agreement”</w:t>
      </w:r>
      <w:r>
        <w:rPr>
          <w:rFonts w:ascii="Arial"/>
          <w:color w:val="000000"/>
          <w:sz w:val="24"/>
        </w:rPr>
        <w:t xml:space="preserve"> and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these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“Policies</w:t>
      </w:r>
      <w:r>
        <w:rPr>
          <w:rFonts w:ascii="Arial"/>
          <w:color w:val="000000"/>
          <w:spacing w:val="1"/>
          <w:sz w:val="24"/>
        </w:rPr>
        <w:t xml:space="preserve"> and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Procedures”</w:t>
      </w:r>
      <w:r>
        <w:rPr>
          <w:rFonts w:ascii="Arial"/>
          <w:color w:val="000000"/>
          <w:sz w:val="24"/>
        </w:rPr>
        <w:t xml:space="preserve"> contained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herein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setting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forth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their</w:t>
      </w:r>
      <w:r w:rsidR="007025B1">
        <w:rPr>
          <w:rFonts w:ascii="Arial" w:hAnsi="Arial" w:cs="Arial"/>
          <w:color w:val="000000"/>
          <w:sz w:val="24"/>
        </w:rPr>
        <w:t xml:space="preserve"> </w:t>
      </w:r>
      <w:r>
        <w:rPr>
          <w:rFonts w:ascii="Arial"/>
          <w:color w:val="000000"/>
          <w:sz w:val="24"/>
        </w:rPr>
        <w:t>obligations under this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z w:val="24"/>
        </w:rPr>
        <w:t>program.</w:t>
      </w:r>
    </w:p>
    <w:p w14:paraId="2D2AD3E7" w14:textId="77777777" w:rsidR="00C841BD" w:rsidRDefault="00B218E9" w:rsidP="008E0796">
      <w:pPr>
        <w:spacing w:before="297" w:after="0" w:line="324" w:lineRule="exact"/>
        <w:jc w:val="left"/>
        <w:rPr>
          <w:rFonts w:ascii="Arial"/>
          <w:b/>
          <w:color w:val="000000"/>
          <w:sz w:val="28"/>
        </w:rPr>
      </w:pPr>
      <w:r>
        <w:rPr>
          <w:rFonts w:ascii="Arial"/>
          <w:b/>
          <w:color w:val="1F3864"/>
          <w:sz w:val="28"/>
        </w:rPr>
        <w:t>12. PROCUREMENT</w:t>
      </w:r>
      <w:r>
        <w:rPr>
          <w:rFonts w:ascii="Arial"/>
          <w:b/>
          <w:color w:val="1F3864"/>
          <w:spacing w:val="-1"/>
          <w:sz w:val="28"/>
        </w:rPr>
        <w:t xml:space="preserve"> </w:t>
      </w:r>
      <w:r>
        <w:rPr>
          <w:rFonts w:ascii="Arial"/>
          <w:b/>
          <w:color w:val="1F3864"/>
          <w:sz w:val="28"/>
        </w:rPr>
        <w:t>CARD AUTHORIZATION</w:t>
      </w:r>
    </w:p>
    <w:p w14:paraId="74482968" w14:textId="550B9011" w:rsidR="00C841BD" w:rsidRDefault="00B218E9" w:rsidP="007025B1">
      <w:pPr>
        <w:spacing w:before="121" w:after="0" w:line="276" w:lineRule="exact"/>
        <w:jc w:val="left"/>
        <w:rPr>
          <w:rFonts w:ascii="Arial"/>
          <w:color w:val="000000"/>
          <w:sz w:val="24"/>
        </w:rPr>
      </w:pPr>
      <w:r>
        <w:rPr>
          <w:rFonts w:ascii="Arial"/>
          <w:color w:val="000000"/>
          <w:sz w:val="24"/>
        </w:rPr>
        <w:t>Additional authorization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controls have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been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added</w:t>
      </w:r>
      <w:r>
        <w:rPr>
          <w:rFonts w:ascii="Arial"/>
          <w:color w:val="000000"/>
          <w:spacing w:val="1"/>
          <w:sz w:val="24"/>
        </w:rPr>
        <w:t xml:space="preserve"> to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protect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the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City.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When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a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merchant</w:t>
      </w:r>
      <w:r w:rsidR="007025B1">
        <w:rPr>
          <w:rFonts w:ascii="Arial" w:hAnsi="Arial" w:cs="Arial"/>
          <w:color w:val="000000"/>
          <w:sz w:val="24"/>
        </w:rPr>
        <w:t xml:space="preserve"> </w:t>
      </w:r>
      <w:r>
        <w:rPr>
          <w:rFonts w:ascii="Arial"/>
          <w:color w:val="000000"/>
          <w:sz w:val="24"/>
        </w:rPr>
        <w:t>seeks authorization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for</w:t>
      </w:r>
      <w:r>
        <w:rPr>
          <w:rFonts w:ascii="Arial"/>
          <w:color w:val="000000"/>
          <w:spacing w:val="-4"/>
          <w:sz w:val="24"/>
        </w:rPr>
        <w:t xml:space="preserve"> </w:t>
      </w:r>
      <w:r>
        <w:rPr>
          <w:rFonts w:ascii="Arial"/>
          <w:color w:val="000000"/>
          <w:sz w:val="24"/>
        </w:rPr>
        <w:t>a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purchase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from</w:t>
      </w:r>
      <w:r>
        <w:rPr>
          <w:rFonts w:ascii="Arial"/>
          <w:color w:val="000000"/>
          <w:spacing w:val="2"/>
          <w:sz w:val="24"/>
        </w:rPr>
        <w:t xml:space="preserve"> </w:t>
      </w:r>
      <w:r>
        <w:rPr>
          <w:rFonts w:ascii="Arial"/>
          <w:color w:val="000000"/>
          <w:sz w:val="24"/>
        </w:rPr>
        <w:t>the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issuing </w:t>
      </w:r>
      <w:r>
        <w:rPr>
          <w:rFonts w:ascii="Arial"/>
          <w:color w:val="000000"/>
          <w:spacing w:val="1"/>
          <w:sz w:val="24"/>
        </w:rPr>
        <w:t>bank,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the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system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will check </w:t>
      </w:r>
      <w:r>
        <w:rPr>
          <w:rFonts w:ascii="Arial" w:hAnsi="Arial" w:cs="Arial"/>
          <w:color w:val="000000"/>
          <w:sz w:val="24"/>
        </w:rPr>
        <w:t>each</w:t>
      </w:r>
      <w:r w:rsidR="007025B1">
        <w:rPr>
          <w:rFonts w:ascii="Arial" w:hAnsi="Arial" w:cs="Arial"/>
          <w:color w:val="000000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individual </w:t>
      </w:r>
      <w:r>
        <w:rPr>
          <w:rFonts w:ascii="Arial" w:hAnsi="Arial" w:cs="Arial"/>
          <w:color w:val="000000"/>
          <w:sz w:val="24"/>
        </w:rPr>
        <w:t>cardholder’s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single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purchase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limit,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the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cardholder’s</w:t>
      </w:r>
      <w:r>
        <w:rPr>
          <w:rFonts w:ascii="Arial"/>
          <w:color w:val="000000"/>
          <w:sz w:val="24"/>
        </w:rPr>
        <w:t xml:space="preserve"> </w:t>
      </w:r>
      <w:r>
        <w:rPr>
          <w:rFonts w:ascii="Arial"/>
          <w:color w:val="000000"/>
          <w:spacing w:val="4"/>
          <w:sz w:val="24"/>
        </w:rPr>
        <w:t>30</w:t>
      </w:r>
      <w:r>
        <w:rPr>
          <w:rFonts w:ascii="Arial"/>
          <w:color w:val="000000"/>
          <w:spacing w:val="-1"/>
          <w:sz w:val="24"/>
        </w:rPr>
        <w:t>-day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limit,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and</w:t>
      </w:r>
      <w:r>
        <w:rPr>
          <w:rFonts w:ascii="Arial"/>
          <w:color w:val="000000"/>
          <w:spacing w:val="1"/>
          <w:sz w:val="24"/>
        </w:rPr>
        <w:t xml:space="preserve"> the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type</w:t>
      </w:r>
      <w:r w:rsidR="007025B1">
        <w:rPr>
          <w:rFonts w:ascii="Arial"/>
          <w:color w:val="000000"/>
          <w:sz w:val="24"/>
        </w:rPr>
        <w:t xml:space="preserve"> </w:t>
      </w:r>
      <w:bookmarkStart w:id="44" w:name="br8"/>
      <w:bookmarkEnd w:id="44"/>
      <w:r>
        <w:rPr>
          <w:rFonts w:ascii="Arial"/>
          <w:color w:val="000000"/>
          <w:spacing w:val="1"/>
          <w:sz w:val="24"/>
        </w:rPr>
        <w:t>of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merchant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where the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cardholder </w:t>
      </w:r>
      <w:r>
        <w:rPr>
          <w:rFonts w:ascii="Arial"/>
          <w:color w:val="000000"/>
          <w:spacing w:val="-1"/>
          <w:sz w:val="24"/>
        </w:rPr>
        <w:t>is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making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a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purchase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before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the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transaction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is</w:t>
      </w:r>
      <w:r w:rsidR="007025B1">
        <w:rPr>
          <w:rFonts w:ascii="Arial" w:hAnsi="Arial" w:cs="Arial"/>
          <w:color w:val="000000"/>
          <w:sz w:val="24"/>
        </w:rPr>
        <w:t xml:space="preserve"> </w:t>
      </w:r>
      <w:r>
        <w:rPr>
          <w:rFonts w:ascii="Arial"/>
          <w:color w:val="000000"/>
          <w:sz w:val="24"/>
        </w:rPr>
        <w:t>authorized.</w:t>
      </w:r>
    </w:p>
    <w:p w14:paraId="0F69602A" w14:textId="77777777" w:rsidR="00C841BD" w:rsidRDefault="00B218E9" w:rsidP="008E0796">
      <w:pPr>
        <w:spacing w:before="238" w:after="0" w:line="278" w:lineRule="exact"/>
        <w:jc w:val="left"/>
        <w:rPr>
          <w:rFonts w:ascii="Arial"/>
          <w:b/>
          <w:color w:val="000000"/>
          <w:sz w:val="24"/>
        </w:rPr>
      </w:pPr>
      <w:r>
        <w:rPr>
          <w:rFonts w:ascii="Arial"/>
          <w:b/>
          <w:color w:val="2E5496"/>
          <w:sz w:val="24"/>
        </w:rPr>
        <w:t>12.1</w:t>
      </w:r>
      <w:r>
        <w:rPr>
          <w:rFonts w:ascii="Arial"/>
          <w:b/>
          <w:color w:val="2E5496"/>
          <w:spacing w:val="-1"/>
          <w:sz w:val="24"/>
        </w:rPr>
        <w:t xml:space="preserve"> </w:t>
      </w:r>
      <w:r>
        <w:rPr>
          <w:rFonts w:ascii="Arial"/>
          <w:b/>
          <w:color w:val="2E5496"/>
          <w:sz w:val="24"/>
        </w:rPr>
        <w:t>Authorization Limits</w:t>
      </w:r>
    </w:p>
    <w:p w14:paraId="589AD597" w14:textId="77777777" w:rsidR="00C841BD" w:rsidRDefault="00B218E9" w:rsidP="008E0796">
      <w:pPr>
        <w:spacing w:before="79" w:after="0" w:line="276" w:lineRule="exact"/>
        <w:jc w:val="left"/>
        <w:rPr>
          <w:rFonts w:ascii="Arial"/>
          <w:color w:val="000000"/>
          <w:sz w:val="24"/>
        </w:rPr>
      </w:pPr>
      <w:r>
        <w:rPr>
          <w:rFonts w:ascii="Arial"/>
          <w:b/>
          <w:color w:val="000000"/>
          <w:sz w:val="24"/>
        </w:rPr>
        <w:t>Single</w:t>
      </w:r>
      <w:r>
        <w:rPr>
          <w:rFonts w:ascii="Arial"/>
          <w:b/>
          <w:color w:val="000000"/>
          <w:spacing w:val="1"/>
          <w:sz w:val="24"/>
        </w:rPr>
        <w:t xml:space="preserve"> </w:t>
      </w:r>
      <w:r>
        <w:rPr>
          <w:rFonts w:ascii="Arial"/>
          <w:b/>
          <w:color w:val="000000"/>
          <w:sz w:val="24"/>
        </w:rPr>
        <w:t>Purchase</w:t>
      </w:r>
      <w:r>
        <w:rPr>
          <w:rFonts w:ascii="Arial"/>
          <w:b/>
          <w:color w:val="000000"/>
          <w:spacing w:val="1"/>
          <w:sz w:val="24"/>
        </w:rPr>
        <w:t xml:space="preserve"> </w:t>
      </w:r>
      <w:r>
        <w:rPr>
          <w:rFonts w:ascii="Arial"/>
          <w:b/>
          <w:color w:val="000000"/>
          <w:sz w:val="24"/>
        </w:rPr>
        <w:t>Limit:</w:t>
      </w:r>
      <w:r>
        <w:rPr>
          <w:rFonts w:ascii="Arial"/>
          <w:b/>
          <w:color w:val="000000"/>
          <w:spacing w:val="2"/>
          <w:sz w:val="24"/>
        </w:rPr>
        <w:t xml:space="preserve"> </w:t>
      </w:r>
      <w:r>
        <w:rPr>
          <w:rFonts w:ascii="Arial"/>
          <w:color w:val="000000"/>
          <w:sz w:val="24"/>
        </w:rPr>
        <w:t>Each single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purchase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is limited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and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must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comply </w:t>
      </w:r>
      <w:r>
        <w:rPr>
          <w:rFonts w:ascii="Arial"/>
          <w:color w:val="000000"/>
          <w:spacing w:val="-1"/>
          <w:sz w:val="24"/>
        </w:rPr>
        <w:t>with</w:t>
      </w:r>
      <w:r>
        <w:rPr>
          <w:rFonts w:ascii="Arial"/>
          <w:color w:val="000000"/>
          <w:spacing w:val="2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the </w:t>
      </w:r>
      <w:r>
        <w:rPr>
          <w:rFonts w:ascii="Arial" w:hAnsi="Arial" w:cs="Arial"/>
          <w:color w:val="000000"/>
          <w:sz w:val="24"/>
        </w:rPr>
        <w:t>City’s</w:t>
      </w:r>
      <w:r>
        <w:rPr>
          <w:rFonts w:ascii="Arial"/>
          <w:color w:val="000000"/>
          <w:sz w:val="24"/>
        </w:rPr>
        <w:t xml:space="preserve"> procurement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policy </w:t>
      </w:r>
      <w:r>
        <w:rPr>
          <w:rFonts w:ascii="Arial"/>
          <w:color w:val="000000"/>
          <w:spacing w:val="1"/>
          <w:sz w:val="24"/>
        </w:rPr>
        <w:t>as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set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forth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in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Title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7</w:t>
      </w:r>
      <w:r>
        <w:rPr>
          <w:rFonts w:ascii="Arial"/>
          <w:color w:val="000000"/>
          <w:spacing w:val="1"/>
          <w:sz w:val="24"/>
        </w:rPr>
        <w:t xml:space="preserve"> of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the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Municipal </w:t>
      </w:r>
      <w:r>
        <w:rPr>
          <w:rFonts w:ascii="Arial"/>
          <w:color w:val="000000"/>
          <w:spacing w:val="-1"/>
          <w:sz w:val="24"/>
        </w:rPr>
        <w:t>Code.</w:t>
      </w:r>
    </w:p>
    <w:p w14:paraId="4700F3BF" w14:textId="14409B6D" w:rsidR="00C841BD" w:rsidRDefault="00B218E9" w:rsidP="008E0796">
      <w:pPr>
        <w:spacing w:before="82" w:after="0" w:line="276" w:lineRule="exact"/>
        <w:jc w:val="left"/>
        <w:rPr>
          <w:rFonts w:ascii="Arial"/>
          <w:color w:val="000000"/>
          <w:sz w:val="24"/>
        </w:rPr>
      </w:pPr>
      <w:r>
        <w:rPr>
          <w:rFonts w:ascii="Arial" w:hAnsi="Arial" w:cs="Arial"/>
          <w:b/>
          <w:color w:val="000000"/>
          <w:sz w:val="24"/>
        </w:rPr>
        <w:t>Cardholder’s</w:t>
      </w:r>
      <w:r>
        <w:rPr>
          <w:rFonts w:ascii="Arial"/>
          <w:b/>
          <w:color w:val="000000"/>
          <w:spacing w:val="-1"/>
          <w:sz w:val="24"/>
        </w:rPr>
        <w:t xml:space="preserve"> </w:t>
      </w:r>
      <w:r>
        <w:rPr>
          <w:rFonts w:ascii="Arial"/>
          <w:b/>
          <w:color w:val="000000"/>
          <w:spacing w:val="1"/>
          <w:sz w:val="24"/>
        </w:rPr>
        <w:t>30</w:t>
      </w:r>
      <w:r>
        <w:rPr>
          <w:rFonts w:ascii="Arial"/>
          <w:b/>
          <w:color w:val="000000"/>
          <w:sz w:val="24"/>
        </w:rPr>
        <w:t>-Day</w:t>
      </w:r>
      <w:r>
        <w:rPr>
          <w:rFonts w:ascii="Arial"/>
          <w:b/>
          <w:color w:val="000000"/>
          <w:spacing w:val="-3"/>
          <w:sz w:val="24"/>
        </w:rPr>
        <w:t xml:space="preserve"> </w:t>
      </w:r>
      <w:r>
        <w:rPr>
          <w:rFonts w:ascii="Arial"/>
          <w:b/>
          <w:color w:val="000000"/>
          <w:sz w:val="24"/>
        </w:rPr>
        <w:t xml:space="preserve">Limit: </w:t>
      </w:r>
      <w:r>
        <w:rPr>
          <w:rFonts w:ascii="Arial"/>
          <w:color w:val="000000"/>
          <w:sz w:val="24"/>
        </w:rPr>
        <w:t xml:space="preserve">Each cardholder </w:t>
      </w:r>
      <w:r>
        <w:rPr>
          <w:rFonts w:ascii="Arial"/>
          <w:color w:val="000000"/>
          <w:spacing w:val="-1"/>
          <w:sz w:val="24"/>
        </w:rPr>
        <w:t>will</w:t>
      </w:r>
      <w:r>
        <w:rPr>
          <w:rFonts w:ascii="Arial"/>
          <w:color w:val="000000"/>
          <w:spacing w:val="1"/>
          <w:sz w:val="24"/>
        </w:rPr>
        <w:t xml:space="preserve"> be</w:t>
      </w:r>
      <w:r>
        <w:rPr>
          <w:rFonts w:ascii="Arial"/>
          <w:color w:val="000000"/>
          <w:sz w:val="24"/>
        </w:rPr>
        <w:t xml:space="preserve"> given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a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maximum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limit per </w:t>
      </w:r>
      <w:r>
        <w:rPr>
          <w:rFonts w:ascii="Arial" w:hAnsi="Arial" w:cs="Arial"/>
          <w:color w:val="000000"/>
          <w:sz w:val="24"/>
        </w:rPr>
        <w:t>month.</w:t>
      </w:r>
      <w:r w:rsidR="007025B1">
        <w:rPr>
          <w:rFonts w:ascii="Arial" w:hAnsi="Arial" w:cs="Arial"/>
          <w:color w:val="000000"/>
          <w:sz w:val="24"/>
        </w:rPr>
        <w:t xml:space="preserve"> </w:t>
      </w:r>
      <w:r>
        <w:rPr>
          <w:rFonts w:ascii="Arial"/>
          <w:color w:val="000000"/>
          <w:sz w:val="24"/>
        </w:rPr>
        <w:t>This amount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has been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z w:val="24"/>
        </w:rPr>
        <w:t>determined</w:t>
      </w:r>
      <w:r>
        <w:rPr>
          <w:rFonts w:ascii="Arial"/>
          <w:color w:val="000000"/>
          <w:spacing w:val="1"/>
          <w:sz w:val="24"/>
        </w:rPr>
        <w:t xml:space="preserve"> by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the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Department</w:t>
      </w:r>
      <w:r>
        <w:rPr>
          <w:rFonts w:ascii="Arial"/>
          <w:color w:val="000000"/>
          <w:spacing w:val="1"/>
          <w:sz w:val="24"/>
        </w:rPr>
        <w:t xml:space="preserve"> </w:t>
      </w:r>
      <w:r w:rsidR="001C0F89">
        <w:rPr>
          <w:rFonts w:ascii="Arial"/>
          <w:color w:val="000000"/>
          <w:sz w:val="24"/>
        </w:rPr>
        <w:t>Head,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subject</w:t>
      </w:r>
      <w:r>
        <w:rPr>
          <w:rFonts w:ascii="Arial"/>
          <w:color w:val="000000"/>
          <w:spacing w:val="-1"/>
          <w:sz w:val="24"/>
        </w:rPr>
        <w:t xml:space="preserve"> to</w:t>
      </w:r>
      <w:r>
        <w:rPr>
          <w:rFonts w:ascii="Arial"/>
          <w:color w:val="000000"/>
          <w:spacing w:val="2"/>
          <w:sz w:val="24"/>
        </w:rPr>
        <w:t xml:space="preserve"> </w:t>
      </w:r>
      <w:r>
        <w:rPr>
          <w:rFonts w:ascii="Arial"/>
          <w:color w:val="000000"/>
          <w:sz w:val="24"/>
        </w:rPr>
        <w:t>the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approval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 w:hAnsi="Arial" w:cs="Arial"/>
          <w:color w:val="000000"/>
          <w:spacing w:val="1"/>
          <w:sz w:val="24"/>
        </w:rPr>
        <w:t>of</w:t>
      </w:r>
      <w:r w:rsidR="007025B1">
        <w:rPr>
          <w:rFonts w:ascii="Arial" w:hAnsi="Arial" w:cs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the</w:t>
      </w:r>
      <w:r>
        <w:rPr>
          <w:rFonts w:ascii="Arial"/>
          <w:color w:val="000000"/>
          <w:sz w:val="24"/>
        </w:rPr>
        <w:t xml:space="preserve"> Procurement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and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Contracting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Manager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z w:val="24"/>
        </w:rPr>
        <w:t>and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Finance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Director.</w:t>
      </w:r>
    </w:p>
    <w:p w14:paraId="61CC3C88" w14:textId="77777777" w:rsidR="00C841BD" w:rsidRDefault="00B218E9" w:rsidP="008E0796">
      <w:pPr>
        <w:spacing w:before="238" w:after="0" w:line="278" w:lineRule="exact"/>
        <w:jc w:val="left"/>
        <w:rPr>
          <w:rFonts w:ascii="Arial"/>
          <w:b/>
          <w:color w:val="000000"/>
          <w:sz w:val="24"/>
        </w:rPr>
      </w:pPr>
      <w:r>
        <w:rPr>
          <w:rFonts w:ascii="Arial"/>
          <w:b/>
          <w:color w:val="2E5496"/>
          <w:sz w:val="24"/>
        </w:rPr>
        <w:t>12.2</w:t>
      </w:r>
      <w:r>
        <w:rPr>
          <w:rFonts w:ascii="Arial"/>
          <w:b/>
          <w:color w:val="2E5496"/>
          <w:spacing w:val="-1"/>
          <w:sz w:val="24"/>
        </w:rPr>
        <w:t xml:space="preserve"> </w:t>
      </w:r>
      <w:r>
        <w:rPr>
          <w:rFonts w:ascii="Arial"/>
          <w:b/>
          <w:color w:val="2E5496"/>
          <w:sz w:val="24"/>
        </w:rPr>
        <w:t>Conditions</w:t>
      </w:r>
      <w:r>
        <w:rPr>
          <w:rFonts w:ascii="Arial"/>
          <w:b/>
          <w:color w:val="2E5496"/>
          <w:spacing w:val="1"/>
          <w:sz w:val="24"/>
        </w:rPr>
        <w:t xml:space="preserve"> </w:t>
      </w:r>
      <w:r>
        <w:rPr>
          <w:rFonts w:ascii="Arial"/>
          <w:b/>
          <w:color w:val="2E5496"/>
          <w:sz w:val="24"/>
        </w:rPr>
        <w:t xml:space="preserve">of </w:t>
      </w:r>
      <w:r>
        <w:rPr>
          <w:rFonts w:ascii="Arial"/>
          <w:b/>
          <w:color w:val="2E5496"/>
          <w:spacing w:val="-1"/>
          <w:sz w:val="24"/>
        </w:rPr>
        <w:t>Use</w:t>
      </w:r>
    </w:p>
    <w:p w14:paraId="733B2729" w14:textId="5C1C3237" w:rsidR="00C841BD" w:rsidRDefault="00B218E9" w:rsidP="008E0796">
      <w:pPr>
        <w:spacing w:before="79" w:after="0" w:line="276" w:lineRule="exact"/>
        <w:jc w:val="left"/>
        <w:rPr>
          <w:rFonts w:ascii="Arial"/>
          <w:color w:val="000000"/>
          <w:sz w:val="24"/>
        </w:rPr>
      </w:pPr>
      <w:r>
        <w:rPr>
          <w:rFonts w:ascii="Arial"/>
          <w:color w:val="000000"/>
          <w:sz w:val="24"/>
        </w:rPr>
        <w:t>The Procurement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Card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is a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supplement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pacing w:val="-2"/>
          <w:sz w:val="24"/>
        </w:rPr>
        <w:t>to</w:t>
      </w:r>
      <w:r>
        <w:rPr>
          <w:rFonts w:ascii="Arial"/>
          <w:color w:val="000000"/>
          <w:spacing w:val="3"/>
          <w:sz w:val="24"/>
        </w:rPr>
        <w:t xml:space="preserve"> </w:t>
      </w:r>
      <w:r>
        <w:rPr>
          <w:rFonts w:ascii="Arial"/>
          <w:color w:val="000000"/>
          <w:sz w:val="24"/>
        </w:rPr>
        <w:t>the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procurement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process.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As with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other</w:t>
      </w:r>
      <w:r w:rsidR="007025B1">
        <w:rPr>
          <w:rFonts w:ascii="Arial" w:hAnsi="Arial" w:cs="Arial"/>
          <w:color w:val="000000"/>
          <w:sz w:val="24"/>
        </w:rPr>
        <w:t xml:space="preserve"> </w:t>
      </w:r>
      <w:r>
        <w:rPr>
          <w:rFonts w:ascii="Arial"/>
          <w:color w:val="000000"/>
          <w:sz w:val="24"/>
        </w:rPr>
        <w:t>procurement</w:t>
      </w:r>
      <w:r>
        <w:rPr>
          <w:rFonts w:ascii="Arial"/>
          <w:color w:val="000000"/>
          <w:spacing w:val="1"/>
          <w:sz w:val="24"/>
        </w:rPr>
        <w:t xml:space="preserve"> </w:t>
      </w:r>
      <w:r w:rsidR="007025B1">
        <w:rPr>
          <w:rFonts w:ascii="Arial"/>
          <w:color w:val="000000"/>
          <w:sz w:val="24"/>
        </w:rPr>
        <w:t>methods,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the</w:t>
      </w:r>
      <w:r>
        <w:rPr>
          <w:rFonts w:ascii="Arial"/>
          <w:color w:val="000000"/>
          <w:sz w:val="24"/>
        </w:rPr>
        <w:t xml:space="preserve"> following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conditions </w:t>
      </w:r>
      <w:r>
        <w:rPr>
          <w:rFonts w:ascii="Arial"/>
          <w:color w:val="000000"/>
          <w:spacing w:val="1"/>
          <w:sz w:val="24"/>
        </w:rPr>
        <w:t>must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be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z w:val="24"/>
        </w:rPr>
        <w:t>met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when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using</w:t>
      </w:r>
      <w:r>
        <w:rPr>
          <w:rFonts w:ascii="Arial"/>
          <w:color w:val="000000"/>
          <w:spacing w:val="2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the</w:t>
      </w:r>
      <w:r w:rsidR="007025B1">
        <w:rPr>
          <w:rFonts w:ascii="Arial" w:hAnsi="Arial" w:cs="Arial"/>
          <w:color w:val="000000"/>
          <w:sz w:val="24"/>
        </w:rPr>
        <w:t xml:space="preserve"> </w:t>
      </w:r>
      <w:r>
        <w:rPr>
          <w:rFonts w:ascii="Arial"/>
          <w:color w:val="000000"/>
          <w:sz w:val="24"/>
        </w:rPr>
        <w:t>Procurement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Card:</w:t>
      </w:r>
    </w:p>
    <w:p w14:paraId="3F5A5677" w14:textId="3D007B2A" w:rsidR="00C841BD" w:rsidRDefault="00B218E9" w:rsidP="007025B1">
      <w:pPr>
        <w:spacing w:before="79" w:after="0" w:line="276" w:lineRule="exact"/>
        <w:ind w:left="720" w:hanging="360"/>
        <w:jc w:val="left"/>
        <w:rPr>
          <w:rFonts w:ascii="Arial"/>
          <w:color w:val="000000"/>
          <w:sz w:val="24"/>
        </w:rPr>
      </w:pPr>
      <w:r>
        <w:rPr>
          <w:rFonts w:ascii="Arial"/>
          <w:color w:val="000000"/>
          <w:spacing w:val="1"/>
          <w:sz w:val="24"/>
        </w:rPr>
        <w:t>A.</w:t>
      </w:r>
      <w:r>
        <w:rPr>
          <w:rFonts w:ascii="Arial"/>
          <w:color w:val="000000"/>
          <w:spacing w:val="65"/>
          <w:sz w:val="24"/>
        </w:rPr>
        <w:t xml:space="preserve"> </w:t>
      </w:r>
      <w:r>
        <w:rPr>
          <w:rFonts w:ascii="Arial"/>
          <w:color w:val="000000"/>
          <w:sz w:val="24"/>
        </w:rPr>
        <w:t>The Procurement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Card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should</w:t>
      </w:r>
      <w:r>
        <w:rPr>
          <w:rFonts w:ascii="Arial"/>
          <w:color w:val="000000"/>
          <w:spacing w:val="1"/>
          <w:sz w:val="24"/>
        </w:rPr>
        <w:t xml:space="preserve"> be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z w:val="24"/>
        </w:rPr>
        <w:t>used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whenever possible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in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lieu</w:t>
      </w:r>
      <w:r>
        <w:rPr>
          <w:rFonts w:ascii="Arial"/>
          <w:color w:val="000000"/>
          <w:spacing w:val="2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of</w:t>
      </w:r>
      <w:r>
        <w:rPr>
          <w:rFonts w:ascii="Arial"/>
          <w:color w:val="000000"/>
          <w:spacing w:val="-5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petty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cash,</w:t>
      </w:r>
      <w:r w:rsidR="007025B1">
        <w:rPr>
          <w:rFonts w:ascii="Arial" w:hAnsi="Arial" w:cs="Arial"/>
          <w:color w:val="000000"/>
          <w:sz w:val="24"/>
        </w:rPr>
        <w:t xml:space="preserve"> </w:t>
      </w:r>
      <w:r>
        <w:rPr>
          <w:rFonts w:ascii="Arial"/>
          <w:color w:val="000000"/>
          <w:sz w:val="24"/>
        </w:rPr>
        <w:t>low dollar supplies not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otherwise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covered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under other procurement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processes,</w:t>
      </w:r>
      <w:r w:rsidR="007025B1">
        <w:rPr>
          <w:rFonts w:ascii="Arial" w:hAnsi="Arial" w:cs="Arial"/>
          <w:color w:val="000000"/>
          <w:sz w:val="24"/>
        </w:rPr>
        <w:t xml:space="preserve"> </w:t>
      </w:r>
      <w:r>
        <w:rPr>
          <w:rFonts w:ascii="Arial"/>
          <w:color w:val="000000"/>
          <w:sz w:val="24"/>
        </w:rPr>
        <w:t>manual checks,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claim</w:t>
      </w:r>
      <w:r>
        <w:rPr>
          <w:rFonts w:ascii="Arial"/>
          <w:color w:val="000000"/>
          <w:sz w:val="24"/>
        </w:rPr>
        <w:t xml:space="preserve"> vouchers, small purchase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orders or purchase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requisitions</w:t>
      </w:r>
      <w:r w:rsidR="007025B1">
        <w:rPr>
          <w:rFonts w:ascii="Arial" w:hAnsi="Arial" w:cs="Arial"/>
          <w:color w:val="000000"/>
          <w:sz w:val="24"/>
        </w:rPr>
        <w:t xml:space="preserve"> </w:t>
      </w:r>
      <w:r>
        <w:rPr>
          <w:rFonts w:ascii="Arial"/>
          <w:color w:val="000000"/>
          <w:sz w:val="24"/>
        </w:rPr>
        <w:t>when the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dollar </w:t>
      </w:r>
      <w:r>
        <w:rPr>
          <w:rFonts w:ascii="Arial"/>
          <w:color w:val="000000"/>
          <w:spacing w:val="-1"/>
          <w:sz w:val="24"/>
        </w:rPr>
        <w:t>amount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pacing w:val="2"/>
          <w:sz w:val="24"/>
        </w:rPr>
        <w:t>for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a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single </w:t>
      </w:r>
      <w:r>
        <w:rPr>
          <w:rFonts w:ascii="Arial"/>
          <w:color w:val="000000"/>
          <w:spacing w:val="-1"/>
          <w:sz w:val="24"/>
        </w:rPr>
        <w:t>item</w:t>
      </w:r>
      <w:r>
        <w:rPr>
          <w:rFonts w:ascii="Arial"/>
          <w:color w:val="000000"/>
          <w:spacing w:val="3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or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group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of</w:t>
      </w:r>
      <w:r>
        <w:rPr>
          <w:rFonts w:ascii="Arial"/>
          <w:color w:val="000000"/>
          <w:sz w:val="24"/>
        </w:rPr>
        <w:t xml:space="preserve"> items is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under </w:t>
      </w:r>
      <w:r>
        <w:rPr>
          <w:rFonts w:ascii="Arial" w:hAnsi="Arial" w:cs="Arial"/>
          <w:color w:val="000000"/>
          <w:spacing w:val="-1"/>
          <w:sz w:val="24"/>
        </w:rPr>
        <w:t>the</w:t>
      </w:r>
      <w:r w:rsidR="007025B1">
        <w:rPr>
          <w:rFonts w:ascii="Arial" w:hAnsi="Arial" w:cs="Arial"/>
          <w:color w:val="000000"/>
          <w:spacing w:val="-1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cardholder’s</w:t>
      </w:r>
      <w:r>
        <w:rPr>
          <w:rFonts w:ascii="Arial"/>
          <w:color w:val="000000"/>
          <w:sz w:val="24"/>
        </w:rPr>
        <w:t xml:space="preserve"> single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purchase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limit.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The</w:t>
      </w:r>
      <w:r>
        <w:rPr>
          <w:rFonts w:ascii="Arial"/>
          <w:color w:val="000000"/>
          <w:spacing w:val="2"/>
          <w:sz w:val="24"/>
        </w:rPr>
        <w:t xml:space="preserve"> </w:t>
      </w:r>
      <w:r>
        <w:rPr>
          <w:rFonts w:ascii="Arial"/>
          <w:color w:val="000000"/>
          <w:sz w:val="24"/>
        </w:rPr>
        <w:t>Procurement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Card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shall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not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be</w:t>
      </w:r>
      <w:r>
        <w:rPr>
          <w:rFonts w:ascii="Arial"/>
          <w:color w:val="000000"/>
          <w:spacing w:val="2"/>
          <w:sz w:val="24"/>
        </w:rPr>
        <w:t xml:space="preserve"> </w:t>
      </w:r>
      <w:r>
        <w:rPr>
          <w:rFonts w:ascii="Arial"/>
          <w:color w:val="000000"/>
          <w:sz w:val="24"/>
        </w:rPr>
        <w:t>used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 w:hAnsi="Arial" w:cs="Arial"/>
          <w:color w:val="000000"/>
          <w:spacing w:val="-1"/>
          <w:sz w:val="24"/>
        </w:rPr>
        <w:t>to</w:t>
      </w:r>
      <w:r>
        <w:rPr>
          <w:rFonts w:ascii="Arial"/>
          <w:color w:val="000000"/>
          <w:spacing w:val="293"/>
          <w:sz w:val="24"/>
        </w:rPr>
        <w:t xml:space="preserve"> </w:t>
      </w:r>
      <w:r>
        <w:rPr>
          <w:rFonts w:ascii="Arial"/>
          <w:color w:val="000000"/>
          <w:sz w:val="24"/>
        </w:rPr>
        <w:t>circumvent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established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citywide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contracts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(e.g.,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office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supplies) or </w:t>
      </w:r>
      <w:r>
        <w:rPr>
          <w:rFonts w:ascii="Arial" w:hAnsi="Arial" w:cs="Arial"/>
          <w:color w:val="000000"/>
          <w:sz w:val="24"/>
        </w:rPr>
        <w:t>spending</w:t>
      </w:r>
      <w:r>
        <w:rPr>
          <w:rFonts w:ascii="Arial"/>
          <w:color w:val="000000"/>
          <w:spacing w:val="293"/>
          <w:sz w:val="24"/>
        </w:rPr>
        <w:t xml:space="preserve"> </w:t>
      </w:r>
      <w:r>
        <w:rPr>
          <w:rFonts w:ascii="Arial"/>
          <w:color w:val="000000"/>
          <w:sz w:val="24"/>
        </w:rPr>
        <w:t>authority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limits.</w:t>
      </w:r>
    </w:p>
    <w:p w14:paraId="07B3F5C4" w14:textId="5681CC3A" w:rsidR="00C841BD" w:rsidRDefault="00B218E9" w:rsidP="007025B1">
      <w:pPr>
        <w:spacing w:before="79" w:after="0" w:line="276" w:lineRule="exact"/>
        <w:ind w:left="720" w:hanging="360"/>
        <w:jc w:val="left"/>
        <w:rPr>
          <w:rFonts w:ascii="Arial"/>
          <w:color w:val="000000"/>
          <w:sz w:val="24"/>
        </w:rPr>
      </w:pPr>
      <w:r>
        <w:rPr>
          <w:rFonts w:ascii="Arial"/>
          <w:color w:val="000000"/>
          <w:spacing w:val="1"/>
          <w:sz w:val="24"/>
        </w:rPr>
        <w:t>B.</w:t>
      </w:r>
      <w:r>
        <w:rPr>
          <w:rFonts w:ascii="Arial"/>
          <w:color w:val="000000"/>
          <w:spacing w:val="65"/>
          <w:sz w:val="24"/>
        </w:rPr>
        <w:t xml:space="preserve"> </w:t>
      </w:r>
      <w:r>
        <w:rPr>
          <w:rFonts w:ascii="Arial"/>
          <w:color w:val="000000"/>
          <w:sz w:val="24"/>
        </w:rPr>
        <w:t>Purchases must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not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be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split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to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circumvent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transaction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limits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or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other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procurement</w:t>
      </w:r>
      <w:r>
        <w:rPr>
          <w:rFonts w:ascii="Arial"/>
          <w:color w:val="000000"/>
          <w:spacing w:val="293"/>
          <w:sz w:val="24"/>
        </w:rPr>
        <w:t xml:space="preserve"> </w:t>
      </w:r>
      <w:r>
        <w:rPr>
          <w:rFonts w:ascii="Arial"/>
          <w:color w:val="000000"/>
          <w:sz w:val="24"/>
        </w:rPr>
        <w:t>regulations.</w:t>
      </w:r>
    </w:p>
    <w:p w14:paraId="1DE80E36" w14:textId="0742E4FC" w:rsidR="00C841BD" w:rsidRDefault="00B218E9" w:rsidP="007025B1">
      <w:pPr>
        <w:spacing w:before="81" w:after="0" w:line="276" w:lineRule="exact"/>
        <w:ind w:left="720" w:hanging="360"/>
        <w:jc w:val="left"/>
        <w:rPr>
          <w:rFonts w:ascii="Arial"/>
          <w:color w:val="000000"/>
          <w:sz w:val="24"/>
        </w:rPr>
      </w:pPr>
      <w:r>
        <w:rPr>
          <w:rFonts w:ascii="Arial"/>
          <w:color w:val="000000"/>
          <w:spacing w:val="-1"/>
          <w:sz w:val="24"/>
        </w:rPr>
        <w:t>C.</w:t>
      </w:r>
      <w:r>
        <w:rPr>
          <w:rFonts w:ascii="Arial"/>
          <w:color w:val="000000"/>
          <w:spacing w:val="54"/>
          <w:sz w:val="24"/>
        </w:rPr>
        <w:t xml:space="preserve"> </w:t>
      </w:r>
      <w:r>
        <w:rPr>
          <w:rFonts w:ascii="Arial"/>
          <w:color w:val="000000"/>
          <w:sz w:val="24"/>
        </w:rPr>
        <w:t>Each single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purchase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may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be</w:t>
      </w:r>
      <w:r>
        <w:rPr>
          <w:rFonts w:ascii="Arial"/>
          <w:color w:val="000000"/>
          <w:sz w:val="24"/>
        </w:rPr>
        <w:t xml:space="preserve"> comprised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of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multiple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items,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but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the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total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including</w:t>
      </w:r>
      <w:r w:rsidR="007025B1">
        <w:rPr>
          <w:rFonts w:ascii="Arial" w:hAnsi="Arial" w:cs="Arial"/>
          <w:color w:val="000000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tax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and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freight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cannot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exceed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the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single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purchase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dollar limit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on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the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Procurement</w:t>
      </w:r>
      <w:r w:rsidR="007025B1">
        <w:rPr>
          <w:rFonts w:ascii="Arial" w:hAnsi="Arial" w:cs="Arial"/>
          <w:color w:val="000000"/>
          <w:sz w:val="24"/>
        </w:rPr>
        <w:t xml:space="preserve"> </w:t>
      </w:r>
      <w:r>
        <w:rPr>
          <w:rFonts w:ascii="Arial"/>
          <w:color w:val="000000"/>
          <w:sz w:val="24"/>
        </w:rPr>
        <w:t>Card.</w:t>
      </w:r>
    </w:p>
    <w:p w14:paraId="4A514479" w14:textId="383D37AB" w:rsidR="00C841BD" w:rsidRDefault="00B218E9" w:rsidP="007025B1">
      <w:pPr>
        <w:spacing w:before="77" w:after="0" w:line="278" w:lineRule="exact"/>
        <w:ind w:left="720" w:hanging="360"/>
        <w:jc w:val="left"/>
        <w:rPr>
          <w:rFonts w:ascii="Arial"/>
          <w:color w:val="000000"/>
          <w:sz w:val="24"/>
        </w:rPr>
      </w:pPr>
      <w:r>
        <w:rPr>
          <w:rFonts w:ascii="Arial"/>
          <w:color w:val="000000"/>
          <w:spacing w:val="-1"/>
          <w:sz w:val="24"/>
        </w:rPr>
        <w:t>D.</w:t>
      </w:r>
      <w:r>
        <w:rPr>
          <w:rFonts w:ascii="Arial"/>
          <w:color w:val="000000"/>
          <w:spacing w:val="54"/>
          <w:sz w:val="24"/>
        </w:rPr>
        <w:t xml:space="preserve"> </w:t>
      </w:r>
      <w:r>
        <w:rPr>
          <w:rFonts w:ascii="Arial"/>
          <w:color w:val="000000"/>
          <w:sz w:val="24"/>
        </w:rPr>
        <w:t>If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a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purchase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will exceed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the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established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card</w:t>
      </w:r>
      <w:r>
        <w:rPr>
          <w:rFonts w:ascii="Arial"/>
          <w:color w:val="000000"/>
          <w:spacing w:val="2"/>
          <w:sz w:val="24"/>
        </w:rPr>
        <w:t xml:space="preserve"> </w:t>
      </w:r>
      <w:r>
        <w:rPr>
          <w:rFonts w:ascii="Arial"/>
          <w:color w:val="000000"/>
          <w:sz w:val="24"/>
        </w:rPr>
        <w:t>limit,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then</w:t>
      </w:r>
      <w:r>
        <w:rPr>
          <w:rFonts w:ascii="Arial"/>
          <w:color w:val="000000"/>
          <w:spacing w:val="2"/>
          <w:sz w:val="24"/>
        </w:rPr>
        <w:t xml:space="preserve"> </w:t>
      </w:r>
      <w:r>
        <w:rPr>
          <w:rFonts w:ascii="Arial"/>
          <w:color w:val="000000"/>
          <w:sz w:val="24"/>
        </w:rPr>
        <w:t>the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City’s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normal</w:t>
      </w:r>
      <w:r w:rsidR="007025B1">
        <w:rPr>
          <w:rFonts w:ascii="Arial"/>
          <w:color w:val="000000"/>
          <w:sz w:val="24"/>
        </w:rPr>
        <w:t xml:space="preserve"> </w:t>
      </w:r>
      <w:r>
        <w:rPr>
          <w:rFonts w:ascii="Arial"/>
          <w:color w:val="000000"/>
          <w:sz w:val="24"/>
        </w:rPr>
        <w:t>purchasing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procedures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must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be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z w:val="24"/>
        </w:rPr>
        <w:t>followed.</w:t>
      </w:r>
    </w:p>
    <w:p w14:paraId="2ABCAF33" w14:textId="2B3F3E5B" w:rsidR="00C841BD" w:rsidRDefault="00B218E9" w:rsidP="007025B1">
      <w:pPr>
        <w:spacing w:before="79" w:after="0" w:line="276" w:lineRule="exact"/>
        <w:ind w:left="720" w:hanging="360"/>
        <w:jc w:val="left"/>
        <w:rPr>
          <w:rFonts w:ascii="Arial"/>
          <w:color w:val="000000"/>
          <w:sz w:val="24"/>
        </w:rPr>
      </w:pPr>
      <w:r>
        <w:rPr>
          <w:rFonts w:ascii="Arial"/>
          <w:color w:val="000000"/>
          <w:spacing w:val="1"/>
          <w:sz w:val="24"/>
        </w:rPr>
        <w:t>E.</w:t>
      </w:r>
      <w:r>
        <w:rPr>
          <w:rFonts w:ascii="Arial"/>
          <w:color w:val="000000"/>
          <w:spacing w:val="65"/>
          <w:sz w:val="24"/>
        </w:rPr>
        <w:t xml:space="preserve"> </w:t>
      </w:r>
      <w:r>
        <w:rPr>
          <w:rFonts w:ascii="Arial"/>
          <w:color w:val="000000"/>
          <w:sz w:val="24"/>
        </w:rPr>
        <w:t>Cardholders must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ensure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that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sufficient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funds </w:t>
      </w:r>
      <w:r>
        <w:rPr>
          <w:rFonts w:ascii="Arial"/>
          <w:color w:val="000000"/>
          <w:spacing w:val="1"/>
          <w:sz w:val="24"/>
        </w:rPr>
        <w:t>are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available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pacing w:val="-3"/>
          <w:sz w:val="24"/>
        </w:rPr>
        <w:t>in</w:t>
      </w:r>
      <w:r>
        <w:rPr>
          <w:rFonts w:ascii="Arial"/>
          <w:color w:val="000000"/>
          <w:spacing w:val="4"/>
          <w:sz w:val="24"/>
        </w:rPr>
        <w:t xml:space="preserve"> </w:t>
      </w:r>
      <w:r>
        <w:rPr>
          <w:rFonts w:ascii="Arial"/>
          <w:color w:val="000000"/>
          <w:sz w:val="24"/>
        </w:rPr>
        <w:t>the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budget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prior </w:t>
      </w:r>
      <w:r>
        <w:rPr>
          <w:rFonts w:ascii="Arial" w:hAnsi="Arial" w:cs="Arial"/>
          <w:color w:val="000000"/>
          <w:spacing w:val="-2"/>
          <w:sz w:val="24"/>
        </w:rPr>
        <w:t>to</w:t>
      </w:r>
      <w:r w:rsidR="007025B1">
        <w:rPr>
          <w:rFonts w:ascii="Arial" w:hAnsi="Arial" w:cs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making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any purchases.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The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Approving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Official can assist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you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in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verifying</w:t>
      </w:r>
      <w:r w:rsidR="007025B1">
        <w:rPr>
          <w:rFonts w:ascii="Arial" w:hAnsi="Arial" w:cs="Arial"/>
          <w:color w:val="000000"/>
          <w:sz w:val="24"/>
        </w:rPr>
        <w:t xml:space="preserve"> </w:t>
      </w:r>
      <w:r>
        <w:rPr>
          <w:rFonts w:ascii="Arial"/>
          <w:color w:val="000000"/>
          <w:sz w:val="24"/>
        </w:rPr>
        <w:t>available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funds.</w:t>
      </w:r>
    </w:p>
    <w:p w14:paraId="2399F7D1" w14:textId="67D5EB6F" w:rsidR="00C841BD" w:rsidRDefault="00B218E9" w:rsidP="008E0796">
      <w:pPr>
        <w:spacing w:after="0" w:line="276" w:lineRule="exact"/>
        <w:jc w:val="left"/>
        <w:rPr>
          <w:rFonts w:ascii="Arial"/>
          <w:color w:val="000000"/>
          <w:sz w:val="24"/>
        </w:rPr>
      </w:pPr>
      <w:r>
        <w:rPr>
          <w:rFonts w:ascii="Arial"/>
          <w:color w:val="000000"/>
          <w:sz w:val="24"/>
        </w:rPr>
        <w:t>The issuance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of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a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Procurement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Card</w:t>
      </w:r>
      <w:r>
        <w:rPr>
          <w:rFonts w:ascii="Arial"/>
          <w:color w:val="000000"/>
          <w:spacing w:val="2"/>
          <w:sz w:val="24"/>
        </w:rPr>
        <w:t xml:space="preserve"> </w:t>
      </w:r>
      <w:r>
        <w:rPr>
          <w:rFonts w:ascii="Arial"/>
          <w:color w:val="000000"/>
          <w:sz w:val="24"/>
        </w:rPr>
        <w:t>in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a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cardholder’s</w:t>
      </w:r>
      <w:r>
        <w:rPr>
          <w:rFonts w:ascii="Arial"/>
          <w:color w:val="000000"/>
          <w:sz w:val="24"/>
        </w:rPr>
        <w:t xml:space="preserve"> name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does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not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allow the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issuing</w:t>
      </w:r>
      <w:r w:rsidR="007025B1">
        <w:rPr>
          <w:rFonts w:ascii="Arial" w:hAnsi="Arial" w:cs="Arial"/>
          <w:color w:val="000000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bank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z w:val="24"/>
        </w:rPr>
        <w:t>to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do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a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credit </w:t>
      </w:r>
      <w:r>
        <w:rPr>
          <w:rFonts w:ascii="Arial"/>
          <w:color w:val="000000"/>
          <w:spacing w:val="-1"/>
          <w:sz w:val="24"/>
        </w:rPr>
        <w:t>check</w:t>
      </w:r>
      <w:r>
        <w:rPr>
          <w:rFonts w:ascii="Arial"/>
          <w:color w:val="000000"/>
          <w:spacing w:val="1"/>
          <w:sz w:val="24"/>
        </w:rPr>
        <w:t xml:space="preserve"> on</w:t>
      </w:r>
      <w:r>
        <w:rPr>
          <w:rFonts w:ascii="Arial"/>
          <w:color w:val="000000"/>
          <w:sz w:val="24"/>
        </w:rPr>
        <w:t xml:space="preserve"> the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cardholder’s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personal credit.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The</w:t>
      </w:r>
      <w:r>
        <w:rPr>
          <w:rFonts w:ascii="Arial"/>
          <w:color w:val="000000"/>
          <w:spacing w:val="2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issuing </w:t>
      </w:r>
      <w:r>
        <w:rPr>
          <w:rFonts w:ascii="Arial"/>
          <w:color w:val="000000"/>
          <w:spacing w:val="1"/>
          <w:sz w:val="24"/>
        </w:rPr>
        <w:t>bank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will </w:t>
      </w:r>
      <w:r>
        <w:rPr>
          <w:rFonts w:ascii="Arial" w:hAnsi="Arial" w:cs="Arial"/>
          <w:color w:val="000000"/>
          <w:sz w:val="24"/>
        </w:rPr>
        <w:t>not</w:t>
      </w:r>
      <w:r w:rsidR="007025B1">
        <w:rPr>
          <w:rFonts w:ascii="Arial" w:hAnsi="Arial" w:cs="Arial"/>
          <w:color w:val="000000"/>
          <w:sz w:val="24"/>
        </w:rPr>
        <w:t xml:space="preserve"> </w:t>
      </w:r>
      <w:r>
        <w:rPr>
          <w:rFonts w:ascii="Arial"/>
          <w:color w:val="000000"/>
          <w:sz w:val="24"/>
        </w:rPr>
        <w:t>request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any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z w:val="24"/>
        </w:rPr>
        <w:t>personal information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from</w:t>
      </w:r>
      <w:r>
        <w:rPr>
          <w:rFonts w:ascii="Arial"/>
          <w:color w:val="000000"/>
          <w:spacing w:val="2"/>
          <w:sz w:val="24"/>
        </w:rPr>
        <w:t xml:space="preserve"> </w:t>
      </w:r>
      <w:r>
        <w:rPr>
          <w:rFonts w:ascii="Arial"/>
          <w:color w:val="000000"/>
          <w:sz w:val="24"/>
        </w:rPr>
        <w:t>the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cardholder,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nor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should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any </w:t>
      </w:r>
      <w:r>
        <w:rPr>
          <w:rFonts w:ascii="Arial" w:hAnsi="Arial" w:cs="Arial"/>
          <w:color w:val="000000"/>
          <w:sz w:val="24"/>
        </w:rPr>
        <w:t>personal</w:t>
      </w:r>
      <w:r w:rsidR="007025B1">
        <w:rPr>
          <w:rFonts w:ascii="Arial" w:hAnsi="Arial" w:cs="Arial"/>
          <w:color w:val="000000"/>
          <w:sz w:val="24"/>
        </w:rPr>
        <w:t xml:space="preserve"> </w:t>
      </w:r>
      <w:r>
        <w:rPr>
          <w:rFonts w:ascii="Arial"/>
          <w:color w:val="000000"/>
          <w:sz w:val="24"/>
        </w:rPr>
        <w:t>information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be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furnished.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If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a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purchase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made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with</w:t>
      </w:r>
      <w:r>
        <w:rPr>
          <w:rFonts w:ascii="Arial"/>
          <w:color w:val="000000"/>
          <w:spacing w:val="2"/>
          <w:sz w:val="24"/>
        </w:rPr>
        <w:t xml:space="preserve"> </w:t>
      </w:r>
      <w:r>
        <w:rPr>
          <w:rFonts w:ascii="Arial"/>
          <w:color w:val="000000"/>
          <w:sz w:val="24"/>
        </w:rPr>
        <w:t>a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Procurement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Card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is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questioned,</w:t>
      </w:r>
      <w:r w:rsidR="007025B1">
        <w:rPr>
          <w:rFonts w:ascii="Arial" w:hAnsi="Arial" w:cs="Arial"/>
          <w:color w:val="000000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lastRenderedPageBreak/>
        <w:t>the</w:t>
      </w:r>
      <w:r>
        <w:rPr>
          <w:rFonts w:ascii="Arial"/>
          <w:color w:val="000000"/>
          <w:sz w:val="24"/>
        </w:rPr>
        <w:t xml:space="preserve"> cardholder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must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be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able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to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explain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the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nature </w:t>
      </w:r>
      <w:r>
        <w:rPr>
          <w:rFonts w:ascii="Arial"/>
          <w:color w:val="000000"/>
          <w:spacing w:val="1"/>
          <w:sz w:val="24"/>
        </w:rPr>
        <w:t>of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the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purchase.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If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the</w:t>
      </w:r>
      <w:r>
        <w:rPr>
          <w:rFonts w:ascii="Arial"/>
          <w:color w:val="000000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cardholder</w:t>
      </w:r>
      <w:r w:rsidR="007025B1">
        <w:rPr>
          <w:rFonts w:ascii="Arial" w:hAnsi="Arial" w:cs="Arial"/>
          <w:color w:val="000000"/>
          <w:sz w:val="24"/>
        </w:rPr>
        <w:t xml:space="preserve"> </w:t>
      </w:r>
      <w:r>
        <w:rPr>
          <w:rFonts w:ascii="Arial"/>
          <w:color w:val="000000"/>
          <w:sz w:val="24"/>
        </w:rPr>
        <w:t>cannot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substantiate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that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the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purchase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was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necessary </w:t>
      </w:r>
      <w:r>
        <w:rPr>
          <w:rFonts w:ascii="Arial"/>
          <w:color w:val="000000"/>
          <w:spacing w:val="-1"/>
          <w:sz w:val="24"/>
        </w:rPr>
        <w:t xml:space="preserve">and </w:t>
      </w:r>
      <w:r>
        <w:rPr>
          <w:rFonts w:ascii="Arial"/>
          <w:color w:val="000000"/>
          <w:spacing w:val="1"/>
          <w:sz w:val="24"/>
        </w:rPr>
        <w:t>for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official </w:t>
      </w:r>
      <w:r>
        <w:rPr>
          <w:rFonts w:ascii="Arial"/>
          <w:color w:val="000000"/>
          <w:spacing w:val="1"/>
          <w:sz w:val="24"/>
        </w:rPr>
        <w:t>use,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the</w:t>
      </w:r>
      <w:r w:rsidR="007025B1">
        <w:rPr>
          <w:rFonts w:ascii="Arial" w:hAnsi="Arial" w:cs="Arial"/>
          <w:color w:val="000000"/>
          <w:sz w:val="24"/>
        </w:rPr>
        <w:t xml:space="preserve"> </w:t>
      </w:r>
      <w:r>
        <w:rPr>
          <w:rFonts w:ascii="Arial"/>
          <w:color w:val="000000"/>
          <w:sz w:val="24"/>
        </w:rPr>
        <w:t>Department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Head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will address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this situation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pacing w:val="-2"/>
          <w:sz w:val="24"/>
        </w:rPr>
        <w:t>in</w:t>
      </w:r>
      <w:r>
        <w:rPr>
          <w:rFonts w:ascii="Arial"/>
          <w:color w:val="000000"/>
          <w:spacing w:val="3"/>
          <w:sz w:val="24"/>
        </w:rPr>
        <w:t xml:space="preserve"> </w:t>
      </w:r>
      <w:r>
        <w:rPr>
          <w:rFonts w:ascii="Arial"/>
          <w:color w:val="000000"/>
          <w:sz w:val="24"/>
        </w:rPr>
        <w:t>accordance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with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City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policy.</w:t>
      </w:r>
    </w:p>
    <w:p w14:paraId="64C4E0EB" w14:textId="77777777" w:rsidR="007F51E6" w:rsidRDefault="00B218E9" w:rsidP="008E0796">
      <w:pPr>
        <w:spacing w:before="79" w:after="0" w:line="276" w:lineRule="exact"/>
        <w:jc w:val="left"/>
        <w:rPr>
          <w:rFonts w:ascii="Arial"/>
          <w:color w:val="000000"/>
          <w:sz w:val="24"/>
        </w:rPr>
      </w:pPr>
      <w:commentRangeStart w:id="45"/>
      <w:ins w:id="46" w:author="Claude" w:date="2026-06-09T00:00:00Z">
        <w:r>
          <w:rPr>
            <w:rFonts w:ascii="Arial"/>
            <w:color w:val="000000"/>
            <w:sz w:val="24"/>
          </w:rPr>
          <w:t>The Procurement Card is a payment mechanism only. Authorization to use a Procurement Card does not waive procurement requirements, quotation requirements, approval requirements, budget controls, or competitive purchasing requirements.</w:t>
        </w:r>
      </w:ins>
    </w:p>
    <w:p w14:paraId="6FF588F6" w14:textId="77777777" w:rsidR="007F51E6" w:rsidRDefault="00B218E9" w:rsidP="008E0796">
      <w:pPr>
        <w:spacing w:before="79" w:after="0" w:line="276" w:lineRule="exact"/>
        <w:jc w:val="left"/>
        <w:rPr>
          <w:rFonts w:ascii="Arial"/>
          <w:color w:val="000000"/>
          <w:sz w:val="24"/>
        </w:rPr>
      </w:pPr>
      <w:ins w:id="47" w:author="Claude" w:date="2026-06-09T00:00:00Z">
        <w:r>
          <w:rPr>
            <w:rFonts w:ascii="Arial"/>
            <w:color w:val="000000"/>
            <w:sz w:val="24"/>
          </w:rPr>
          <w:t>If a purchase exceeds the approved transaction limit, requires technology review, or otherwise falls outside authorized commodity categories, normal purchasing procedures shall be followed.</w:t>
        </w:r>
      </w:ins>
    </w:p>
    <w:p w14:paraId="6C0C9034" w14:textId="028B181C" w:rsidR="007F51E6" w:rsidRDefault="00B218E9" w:rsidP="008E0796">
      <w:pPr>
        <w:spacing w:before="241" w:after="0" w:line="278" w:lineRule="exact"/>
        <w:jc w:val="left"/>
        <w:rPr>
          <w:rFonts w:ascii="Arial"/>
          <w:b/>
          <w:color w:val="2E5496"/>
          <w:sz w:val="24"/>
        </w:rPr>
      </w:pPr>
      <w:ins w:id="48" w:author="Claude" w:date="2026-06-09T00:00:00Z">
        <w:r>
          <w:rPr>
            <w:rFonts w:ascii="Arial"/>
            <w:b/>
            <w:color w:val="2E5496"/>
            <w:sz w:val="24"/>
          </w:rPr>
          <w:t>12.</w:t>
        </w:r>
      </w:ins>
      <w:r w:rsidR="00BB418F">
        <w:rPr>
          <w:rFonts w:ascii="Arial"/>
          <w:b/>
          <w:color w:val="2E5496"/>
          <w:sz w:val="24"/>
        </w:rPr>
        <w:t>3</w:t>
      </w:r>
      <w:ins w:id="49" w:author="Claude" w:date="2026-06-09T00:00:00Z">
        <w:r>
          <w:rPr>
            <w:rFonts w:ascii="Arial"/>
            <w:b/>
            <w:color w:val="2E5496"/>
            <w:sz w:val="24"/>
          </w:rPr>
          <w:t xml:space="preserve"> Clarification of Limits</w:t>
        </w:r>
      </w:ins>
    </w:p>
    <w:p w14:paraId="390505AA" w14:textId="77777777" w:rsidR="007F51E6" w:rsidRDefault="00B218E9" w:rsidP="008E0796">
      <w:pPr>
        <w:spacing w:before="79" w:after="0" w:line="276" w:lineRule="exact"/>
        <w:jc w:val="left"/>
        <w:rPr>
          <w:rFonts w:ascii="Arial"/>
          <w:color w:val="000000"/>
          <w:sz w:val="24"/>
        </w:rPr>
      </w:pPr>
      <w:ins w:id="50" w:author="Claude" w:date="2026-06-09T00:00:00Z">
        <w:r>
          <w:rPr>
            <w:rFonts w:ascii="Arial"/>
            <w:color w:val="000000"/>
            <w:sz w:val="24"/>
          </w:rPr>
          <w:t>A monthly billing cycle limit shall not be interpreted as authorization to make a single purchase equal to that amount. A cardholder with a Single Transaction Limit of $1,000 and a Monthly Billing Cycle Limit of $5,000 is not automatically authorized to make a $5,000 purchase. If a purchase exceeds the approved transaction limit, normal purchasing procedures shall be followed.</w:t>
        </w:r>
      </w:ins>
      <w:commentRangeEnd w:id="45"/>
      <w:r w:rsidR="001C0F89">
        <w:rPr>
          <w:rStyle w:val="CommentReference"/>
          <w:rFonts w:ascii="Arial"/>
          <w:color w:val="000000"/>
          <w:sz w:val="24"/>
          <w:szCs w:val="22"/>
        </w:rPr>
        <w:commentReference w:id="45"/>
      </w:r>
    </w:p>
    <w:p w14:paraId="10B71E75" w14:textId="77777777" w:rsidR="00C841BD" w:rsidRDefault="00B218E9" w:rsidP="008E0796">
      <w:pPr>
        <w:spacing w:before="297" w:after="0" w:line="324" w:lineRule="exact"/>
        <w:jc w:val="left"/>
        <w:rPr>
          <w:rFonts w:ascii="Arial"/>
          <w:b/>
          <w:color w:val="000000"/>
          <w:sz w:val="28"/>
        </w:rPr>
      </w:pPr>
      <w:r>
        <w:rPr>
          <w:rFonts w:ascii="Arial"/>
          <w:b/>
          <w:color w:val="1F3864"/>
          <w:sz w:val="28"/>
        </w:rPr>
        <w:t>13. PURCHASING</w:t>
      </w:r>
      <w:r>
        <w:rPr>
          <w:rFonts w:ascii="Arial"/>
          <w:b/>
          <w:color w:val="1F3864"/>
          <w:spacing w:val="-3"/>
          <w:sz w:val="28"/>
        </w:rPr>
        <w:t xml:space="preserve"> </w:t>
      </w:r>
      <w:r>
        <w:rPr>
          <w:rFonts w:ascii="Arial"/>
          <w:b/>
          <w:color w:val="1F3864"/>
          <w:sz w:val="28"/>
        </w:rPr>
        <w:t>PROCEDURES</w:t>
      </w:r>
    </w:p>
    <w:p w14:paraId="5C181DDB" w14:textId="77777777" w:rsidR="00C841BD" w:rsidRDefault="00B218E9" w:rsidP="008E0796">
      <w:pPr>
        <w:spacing w:before="239" w:after="0" w:line="278" w:lineRule="exact"/>
        <w:jc w:val="left"/>
        <w:rPr>
          <w:rFonts w:ascii="Arial"/>
          <w:b/>
          <w:color w:val="000000"/>
          <w:sz w:val="24"/>
        </w:rPr>
      </w:pPr>
      <w:r>
        <w:rPr>
          <w:rFonts w:ascii="Arial"/>
          <w:b/>
          <w:color w:val="2E5496"/>
          <w:sz w:val="24"/>
        </w:rPr>
        <w:t>13.1</w:t>
      </w:r>
      <w:r>
        <w:rPr>
          <w:rFonts w:ascii="Arial"/>
          <w:b/>
          <w:color w:val="2E5496"/>
          <w:spacing w:val="-1"/>
          <w:sz w:val="24"/>
        </w:rPr>
        <w:t xml:space="preserve"> </w:t>
      </w:r>
      <w:r>
        <w:rPr>
          <w:rFonts w:ascii="Arial"/>
          <w:b/>
          <w:color w:val="2E5496"/>
          <w:sz w:val="24"/>
        </w:rPr>
        <w:t>Making the</w:t>
      </w:r>
      <w:r>
        <w:rPr>
          <w:rFonts w:ascii="Arial"/>
          <w:b/>
          <w:color w:val="2E5496"/>
          <w:spacing w:val="-1"/>
          <w:sz w:val="24"/>
        </w:rPr>
        <w:t xml:space="preserve"> </w:t>
      </w:r>
      <w:r>
        <w:rPr>
          <w:rFonts w:ascii="Arial"/>
          <w:b/>
          <w:color w:val="2E5496"/>
          <w:sz w:val="24"/>
        </w:rPr>
        <w:t>Purchase</w:t>
      </w:r>
    </w:p>
    <w:p w14:paraId="0DADC25B" w14:textId="3C4F3E78" w:rsidR="00C841BD" w:rsidRDefault="00B218E9" w:rsidP="00BB418F">
      <w:pPr>
        <w:spacing w:before="77" w:after="0" w:line="276" w:lineRule="exact"/>
        <w:jc w:val="left"/>
        <w:rPr>
          <w:rFonts w:ascii="Arial"/>
          <w:color w:val="000000"/>
          <w:sz w:val="24"/>
        </w:rPr>
      </w:pPr>
      <w:bookmarkStart w:id="51" w:name="br9"/>
      <w:bookmarkEnd w:id="51"/>
      <w:r>
        <w:rPr>
          <w:rFonts w:ascii="Arial"/>
          <w:color w:val="000000"/>
          <w:sz w:val="24"/>
        </w:rPr>
        <w:t>Upon selecting</w:t>
      </w:r>
      <w:r w:rsidRPr="00BB418F">
        <w:rPr>
          <w:rFonts w:ascii="Arial"/>
          <w:color w:val="000000"/>
          <w:sz w:val="24"/>
        </w:rPr>
        <w:t xml:space="preserve"> your </w:t>
      </w:r>
      <w:r>
        <w:rPr>
          <w:rFonts w:ascii="Arial"/>
          <w:color w:val="000000"/>
          <w:sz w:val="24"/>
        </w:rPr>
        <w:t>purchases,</w:t>
      </w:r>
      <w:r w:rsidRPr="00BB418F">
        <w:rPr>
          <w:rFonts w:ascii="Arial"/>
          <w:color w:val="000000"/>
          <w:sz w:val="24"/>
        </w:rPr>
        <w:t xml:space="preserve"> </w:t>
      </w:r>
      <w:r>
        <w:rPr>
          <w:rFonts w:ascii="Arial"/>
          <w:color w:val="000000"/>
          <w:sz w:val="24"/>
        </w:rPr>
        <w:t>present</w:t>
      </w:r>
      <w:r w:rsidRPr="00BB418F">
        <w:rPr>
          <w:rFonts w:ascii="Arial"/>
          <w:color w:val="000000"/>
          <w:sz w:val="24"/>
        </w:rPr>
        <w:t xml:space="preserve"> them</w:t>
      </w:r>
      <w:r>
        <w:rPr>
          <w:rFonts w:ascii="Arial"/>
          <w:color w:val="000000"/>
          <w:sz w:val="24"/>
        </w:rPr>
        <w:t xml:space="preserve"> </w:t>
      </w:r>
      <w:r w:rsidRPr="00BB418F">
        <w:rPr>
          <w:rFonts w:ascii="Arial"/>
          <w:color w:val="000000"/>
          <w:sz w:val="24"/>
        </w:rPr>
        <w:t>and</w:t>
      </w:r>
      <w:r>
        <w:rPr>
          <w:rFonts w:ascii="Arial"/>
          <w:color w:val="000000"/>
          <w:sz w:val="24"/>
        </w:rPr>
        <w:t xml:space="preserve"> your Procurement</w:t>
      </w:r>
      <w:r w:rsidRPr="00BB418F">
        <w:rPr>
          <w:rFonts w:ascii="Arial"/>
          <w:color w:val="000000"/>
          <w:sz w:val="24"/>
        </w:rPr>
        <w:t xml:space="preserve"> </w:t>
      </w:r>
      <w:r>
        <w:rPr>
          <w:rFonts w:ascii="Arial"/>
          <w:color w:val="000000"/>
          <w:sz w:val="24"/>
        </w:rPr>
        <w:t>Card</w:t>
      </w:r>
      <w:r w:rsidRPr="00BB418F">
        <w:rPr>
          <w:rFonts w:ascii="Arial"/>
          <w:color w:val="000000"/>
          <w:sz w:val="24"/>
        </w:rPr>
        <w:t xml:space="preserve"> to</w:t>
      </w:r>
      <w:r>
        <w:rPr>
          <w:rFonts w:ascii="Arial"/>
          <w:color w:val="000000"/>
          <w:sz w:val="24"/>
        </w:rPr>
        <w:t xml:space="preserve"> </w:t>
      </w:r>
      <w:r w:rsidRPr="00BB418F">
        <w:rPr>
          <w:rFonts w:ascii="Arial"/>
          <w:color w:val="000000"/>
          <w:sz w:val="24"/>
        </w:rPr>
        <w:t>the</w:t>
      </w:r>
      <w:r w:rsidR="007025B1" w:rsidRPr="00BB418F">
        <w:rPr>
          <w:rFonts w:ascii="Arial"/>
          <w:color w:val="000000"/>
          <w:sz w:val="24"/>
        </w:rPr>
        <w:t xml:space="preserve"> </w:t>
      </w:r>
      <w:r>
        <w:rPr>
          <w:rFonts w:ascii="Arial"/>
          <w:color w:val="000000"/>
          <w:sz w:val="24"/>
        </w:rPr>
        <w:t>merchant.</w:t>
      </w:r>
      <w:r w:rsidRPr="00BB418F">
        <w:rPr>
          <w:rFonts w:ascii="Arial"/>
          <w:color w:val="000000"/>
          <w:sz w:val="24"/>
        </w:rPr>
        <w:t xml:space="preserve"> </w:t>
      </w:r>
      <w:r>
        <w:rPr>
          <w:rFonts w:ascii="Arial"/>
          <w:color w:val="000000"/>
          <w:sz w:val="24"/>
        </w:rPr>
        <w:t>You</w:t>
      </w:r>
      <w:r w:rsidRPr="00BB418F">
        <w:rPr>
          <w:rFonts w:ascii="Arial"/>
          <w:color w:val="000000"/>
          <w:sz w:val="24"/>
        </w:rPr>
        <w:t xml:space="preserve"> </w:t>
      </w:r>
      <w:r>
        <w:rPr>
          <w:rFonts w:ascii="Arial"/>
          <w:color w:val="000000"/>
          <w:sz w:val="24"/>
        </w:rPr>
        <w:t>will receive</w:t>
      </w:r>
      <w:r w:rsidRPr="00BB418F">
        <w:rPr>
          <w:rFonts w:ascii="Arial"/>
          <w:color w:val="000000"/>
          <w:sz w:val="24"/>
        </w:rPr>
        <w:t xml:space="preserve"> </w:t>
      </w:r>
      <w:r>
        <w:rPr>
          <w:rFonts w:ascii="Arial"/>
          <w:color w:val="000000"/>
          <w:sz w:val="24"/>
        </w:rPr>
        <w:t>a</w:t>
      </w:r>
      <w:r w:rsidRPr="00BB418F">
        <w:rPr>
          <w:rFonts w:ascii="Arial"/>
          <w:color w:val="000000"/>
          <w:sz w:val="24"/>
        </w:rPr>
        <w:t xml:space="preserve"> </w:t>
      </w:r>
      <w:r>
        <w:rPr>
          <w:rFonts w:ascii="Arial"/>
          <w:color w:val="000000"/>
          <w:sz w:val="24"/>
        </w:rPr>
        <w:t>printed</w:t>
      </w:r>
      <w:r w:rsidRPr="00BB418F">
        <w:rPr>
          <w:rFonts w:ascii="Arial"/>
          <w:color w:val="000000"/>
          <w:sz w:val="24"/>
        </w:rPr>
        <w:t xml:space="preserve"> </w:t>
      </w:r>
      <w:r>
        <w:rPr>
          <w:rFonts w:ascii="Arial"/>
          <w:color w:val="000000"/>
          <w:sz w:val="24"/>
        </w:rPr>
        <w:t>receipt/sales</w:t>
      </w:r>
      <w:r w:rsidRPr="00BB418F">
        <w:rPr>
          <w:rFonts w:ascii="Arial"/>
          <w:color w:val="000000"/>
          <w:sz w:val="24"/>
        </w:rPr>
        <w:t xml:space="preserve"> </w:t>
      </w:r>
      <w:r>
        <w:rPr>
          <w:rFonts w:ascii="Arial"/>
          <w:color w:val="000000"/>
          <w:sz w:val="24"/>
        </w:rPr>
        <w:t>draft</w:t>
      </w:r>
      <w:r w:rsidRPr="00BB418F">
        <w:rPr>
          <w:rFonts w:ascii="Arial"/>
          <w:color w:val="000000"/>
          <w:sz w:val="24"/>
        </w:rPr>
        <w:t xml:space="preserve"> </w:t>
      </w:r>
      <w:r>
        <w:rPr>
          <w:rFonts w:ascii="Arial"/>
          <w:color w:val="000000"/>
          <w:sz w:val="24"/>
        </w:rPr>
        <w:t>that</w:t>
      </w:r>
      <w:r w:rsidRPr="00BB418F">
        <w:rPr>
          <w:rFonts w:ascii="Arial"/>
          <w:color w:val="000000"/>
          <w:sz w:val="24"/>
        </w:rPr>
        <w:t xml:space="preserve"> </w:t>
      </w:r>
      <w:r>
        <w:rPr>
          <w:rFonts w:ascii="Arial"/>
          <w:color w:val="000000"/>
          <w:sz w:val="24"/>
        </w:rPr>
        <w:t>includes</w:t>
      </w:r>
      <w:r w:rsidRPr="00BB418F">
        <w:rPr>
          <w:rFonts w:ascii="Arial"/>
          <w:color w:val="000000"/>
          <w:sz w:val="24"/>
        </w:rPr>
        <w:t xml:space="preserve"> the following</w:t>
      </w:r>
      <w:r w:rsidR="007025B1" w:rsidRPr="00BB418F">
        <w:rPr>
          <w:rFonts w:ascii="Arial"/>
          <w:color w:val="000000"/>
          <w:sz w:val="24"/>
        </w:rPr>
        <w:t xml:space="preserve"> </w:t>
      </w:r>
      <w:r>
        <w:rPr>
          <w:rFonts w:ascii="Arial"/>
          <w:color w:val="000000"/>
          <w:sz w:val="24"/>
        </w:rPr>
        <w:t>information:</w:t>
      </w:r>
    </w:p>
    <w:p w14:paraId="5E05C452" w14:textId="5C19A1B2" w:rsidR="00C841BD" w:rsidRPr="00BB418F" w:rsidRDefault="00B218E9" w:rsidP="00F672BA">
      <w:pPr>
        <w:pStyle w:val="PCardParagraph"/>
        <w:numPr>
          <w:ilvl w:val="0"/>
          <w:numId w:val="34"/>
        </w:numPr>
      </w:pPr>
      <w:r w:rsidRPr="00BB418F">
        <w:t>Description</w:t>
      </w:r>
      <w:r w:rsidRPr="00BB418F">
        <w:rPr>
          <w:spacing w:val="1"/>
        </w:rPr>
        <w:t xml:space="preserve"> </w:t>
      </w:r>
      <w:r w:rsidRPr="00BB418F">
        <w:rPr>
          <w:spacing w:val="-1"/>
        </w:rPr>
        <w:t>of</w:t>
      </w:r>
      <w:r w:rsidRPr="00BB418F">
        <w:rPr>
          <w:spacing w:val="2"/>
        </w:rPr>
        <w:t xml:space="preserve"> </w:t>
      </w:r>
      <w:r w:rsidRPr="00BB418F">
        <w:t>the</w:t>
      </w:r>
      <w:r w:rsidRPr="00BB418F">
        <w:rPr>
          <w:spacing w:val="1"/>
        </w:rPr>
        <w:t xml:space="preserve"> </w:t>
      </w:r>
      <w:r w:rsidRPr="00BB418F">
        <w:t>goods purchased.</w:t>
      </w:r>
    </w:p>
    <w:p w14:paraId="1E495E86" w14:textId="3850966C" w:rsidR="00C841BD" w:rsidRPr="00BB418F" w:rsidRDefault="00B218E9" w:rsidP="00F672BA">
      <w:pPr>
        <w:pStyle w:val="PCardParagraph"/>
        <w:numPr>
          <w:ilvl w:val="0"/>
          <w:numId w:val="34"/>
        </w:numPr>
      </w:pPr>
      <w:r w:rsidRPr="00BB418F">
        <w:t>Quantity</w:t>
      </w:r>
      <w:r w:rsidRPr="00BB418F">
        <w:rPr>
          <w:spacing w:val="1"/>
        </w:rPr>
        <w:t xml:space="preserve"> </w:t>
      </w:r>
      <w:r w:rsidRPr="00BB418F">
        <w:t>purchased.</w:t>
      </w:r>
    </w:p>
    <w:p w14:paraId="7FBC0142" w14:textId="06EE13A5" w:rsidR="00C841BD" w:rsidRPr="00BB418F" w:rsidRDefault="00B218E9" w:rsidP="00F672BA">
      <w:pPr>
        <w:pStyle w:val="PCardParagraph"/>
        <w:numPr>
          <w:ilvl w:val="0"/>
          <w:numId w:val="34"/>
        </w:numPr>
      </w:pPr>
      <w:r w:rsidRPr="00BB418F">
        <w:t>Price</w:t>
      </w:r>
      <w:r w:rsidRPr="00BB418F">
        <w:rPr>
          <w:spacing w:val="1"/>
        </w:rPr>
        <w:t xml:space="preserve"> per</w:t>
      </w:r>
      <w:r w:rsidRPr="00BB418F">
        <w:rPr>
          <w:spacing w:val="-1"/>
        </w:rPr>
        <w:t xml:space="preserve"> </w:t>
      </w:r>
      <w:r w:rsidRPr="00BB418F">
        <w:t>item.</w:t>
      </w:r>
    </w:p>
    <w:p w14:paraId="2131FB2D" w14:textId="77777777" w:rsidR="00BB418F" w:rsidRPr="00BB418F" w:rsidRDefault="00B218E9" w:rsidP="00F672BA">
      <w:pPr>
        <w:pStyle w:val="PCardParagraph"/>
        <w:numPr>
          <w:ilvl w:val="0"/>
          <w:numId w:val="34"/>
        </w:numPr>
      </w:pPr>
      <w:r w:rsidRPr="00BB418F">
        <w:rPr>
          <w:spacing w:val="1"/>
        </w:rPr>
        <w:t>Any</w:t>
      </w:r>
      <w:r w:rsidRPr="00BB418F">
        <w:rPr>
          <w:spacing w:val="-1"/>
        </w:rPr>
        <w:t xml:space="preserve"> </w:t>
      </w:r>
      <w:r w:rsidRPr="00BB418F">
        <w:t>shipping</w:t>
      </w:r>
      <w:r w:rsidRPr="00BB418F">
        <w:rPr>
          <w:spacing w:val="-1"/>
        </w:rPr>
        <w:t xml:space="preserve"> </w:t>
      </w:r>
      <w:r w:rsidRPr="00BB418F">
        <w:t>and/or</w:t>
      </w:r>
      <w:r w:rsidRPr="00BB418F">
        <w:rPr>
          <w:spacing w:val="-3"/>
        </w:rPr>
        <w:t xml:space="preserve"> </w:t>
      </w:r>
      <w:r w:rsidRPr="00BB418F">
        <w:t>handling</w:t>
      </w:r>
      <w:r w:rsidRPr="00BB418F">
        <w:rPr>
          <w:spacing w:val="1"/>
        </w:rPr>
        <w:t xml:space="preserve"> </w:t>
      </w:r>
      <w:r w:rsidRPr="00BB418F">
        <w:rPr>
          <w:rFonts w:hAnsi="Arial" w:cs="Arial"/>
        </w:rPr>
        <w:t>costs.</w:t>
      </w:r>
    </w:p>
    <w:p w14:paraId="6A894539" w14:textId="2C179EC0" w:rsidR="00C841BD" w:rsidRPr="00BB418F" w:rsidRDefault="00B218E9" w:rsidP="00F672BA">
      <w:pPr>
        <w:pStyle w:val="PCardParagraph"/>
        <w:numPr>
          <w:ilvl w:val="0"/>
          <w:numId w:val="34"/>
        </w:numPr>
      </w:pPr>
      <w:r w:rsidRPr="00BB418F">
        <w:t>Amount</w:t>
      </w:r>
      <w:r w:rsidRPr="00BB418F">
        <w:rPr>
          <w:spacing w:val="-2"/>
        </w:rPr>
        <w:t xml:space="preserve"> </w:t>
      </w:r>
      <w:r w:rsidRPr="00BB418F">
        <w:rPr>
          <w:spacing w:val="1"/>
        </w:rPr>
        <w:t>of</w:t>
      </w:r>
      <w:r w:rsidRPr="00BB418F">
        <w:t xml:space="preserve"> sales</w:t>
      </w:r>
      <w:r w:rsidRPr="00BB418F">
        <w:rPr>
          <w:spacing w:val="1"/>
        </w:rPr>
        <w:t xml:space="preserve"> </w:t>
      </w:r>
      <w:r w:rsidRPr="00BB418F">
        <w:rPr>
          <w:spacing w:val="-1"/>
        </w:rPr>
        <w:t>tax</w:t>
      </w:r>
      <w:r w:rsidRPr="00BB418F">
        <w:rPr>
          <w:spacing w:val="1"/>
        </w:rPr>
        <w:t xml:space="preserve"> </w:t>
      </w:r>
      <w:r w:rsidRPr="00BB418F">
        <w:rPr>
          <w:spacing w:val="-1"/>
        </w:rPr>
        <w:t>and</w:t>
      </w:r>
      <w:r w:rsidRPr="00BB418F">
        <w:rPr>
          <w:spacing w:val="2"/>
        </w:rPr>
        <w:t xml:space="preserve"> </w:t>
      </w:r>
      <w:r w:rsidRPr="00BB418F">
        <w:t>total amount.</w:t>
      </w:r>
    </w:p>
    <w:p w14:paraId="2F318C7A" w14:textId="23B1D85C" w:rsidR="00C841BD" w:rsidRDefault="00B218E9" w:rsidP="008E0796">
      <w:pPr>
        <w:spacing w:after="0" w:line="276" w:lineRule="exact"/>
        <w:jc w:val="left"/>
        <w:rPr>
          <w:rFonts w:ascii="Arial"/>
          <w:color w:val="000000"/>
          <w:sz w:val="24"/>
        </w:rPr>
      </w:pPr>
      <w:r>
        <w:rPr>
          <w:rFonts w:ascii="Arial"/>
          <w:color w:val="000000"/>
          <w:sz w:val="24"/>
        </w:rPr>
        <w:t>The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merchant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will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obtain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authorization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for the</w:t>
      </w:r>
      <w:r>
        <w:rPr>
          <w:rFonts w:ascii="Arial"/>
          <w:color w:val="000000"/>
          <w:spacing w:val="-4"/>
          <w:sz w:val="24"/>
        </w:rPr>
        <w:t xml:space="preserve"> </w:t>
      </w:r>
      <w:r>
        <w:rPr>
          <w:rFonts w:ascii="Arial"/>
          <w:color w:val="000000"/>
          <w:sz w:val="24"/>
        </w:rPr>
        <w:t>transaction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via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either a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telephone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call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 w:hAnsi="Arial" w:cs="Arial"/>
          <w:color w:val="000000"/>
          <w:spacing w:val="1"/>
          <w:sz w:val="24"/>
        </w:rPr>
        <w:t>or</w:t>
      </w:r>
      <w:r w:rsidR="007025B1">
        <w:rPr>
          <w:rFonts w:ascii="Arial" w:hAnsi="Arial" w:cs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direct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telecommunication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link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pacing w:val="-2"/>
          <w:sz w:val="24"/>
        </w:rPr>
        <w:t>to</w:t>
      </w:r>
      <w:r>
        <w:rPr>
          <w:rFonts w:ascii="Arial"/>
          <w:color w:val="000000"/>
          <w:spacing w:val="3"/>
          <w:sz w:val="24"/>
        </w:rPr>
        <w:t xml:space="preserve"> </w:t>
      </w:r>
      <w:r>
        <w:rPr>
          <w:rFonts w:ascii="Arial"/>
          <w:color w:val="000000"/>
          <w:sz w:val="24"/>
        </w:rPr>
        <w:t>the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VISA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authorization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network. Before </w:t>
      </w:r>
      <w:r>
        <w:rPr>
          <w:rFonts w:ascii="Arial"/>
          <w:color w:val="000000"/>
          <w:spacing w:val="1"/>
          <w:sz w:val="24"/>
        </w:rPr>
        <w:t>you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sign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 w:hAnsi="Arial" w:cs="Arial"/>
          <w:color w:val="000000"/>
          <w:spacing w:val="1"/>
          <w:sz w:val="24"/>
        </w:rPr>
        <w:t>the</w:t>
      </w:r>
      <w:r w:rsidR="007025B1">
        <w:rPr>
          <w:rFonts w:ascii="Arial" w:hAnsi="Arial" w:cs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printed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receipt/sales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draft, </w:t>
      </w:r>
      <w:r>
        <w:rPr>
          <w:rFonts w:ascii="Arial"/>
          <w:color w:val="000000"/>
          <w:spacing w:val="-1"/>
          <w:sz w:val="24"/>
        </w:rPr>
        <w:t>verify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that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the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amount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is correct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and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that</w:t>
      </w:r>
      <w:r>
        <w:rPr>
          <w:rFonts w:ascii="Arial"/>
          <w:color w:val="000000"/>
          <w:spacing w:val="-4"/>
          <w:sz w:val="24"/>
        </w:rPr>
        <w:t xml:space="preserve"> </w:t>
      </w:r>
      <w:r>
        <w:rPr>
          <w:rFonts w:ascii="Arial"/>
          <w:color w:val="000000"/>
          <w:sz w:val="24"/>
        </w:rPr>
        <w:t>sales</w:t>
      </w:r>
      <w:r>
        <w:rPr>
          <w:rFonts w:ascii="Arial"/>
          <w:color w:val="000000"/>
          <w:spacing w:val="1"/>
          <w:sz w:val="24"/>
        </w:rPr>
        <w:t xml:space="preserve"> tax</w:t>
      </w:r>
      <w:r>
        <w:rPr>
          <w:rFonts w:ascii="Arial"/>
          <w:color w:val="000000"/>
          <w:spacing w:val="6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has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been</w:t>
      </w:r>
      <w:r w:rsidR="007025B1">
        <w:rPr>
          <w:rFonts w:ascii="Arial" w:hAnsi="Arial" w:cs="Arial"/>
          <w:color w:val="000000"/>
          <w:sz w:val="24"/>
        </w:rPr>
        <w:t xml:space="preserve"> </w:t>
      </w:r>
      <w:r>
        <w:rPr>
          <w:rFonts w:ascii="Arial"/>
          <w:color w:val="000000"/>
          <w:sz w:val="24"/>
        </w:rPr>
        <w:t>added.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You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will receive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one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copy </w:t>
      </w:r>
      <w:r>
        <w:rPr>
          <w:rFonts w:ascii="Arial"/>
          <w:color w:val="000000"/>
          <w:spacing w:val="-1"/>
          <w:sz w:val="24"/>
        </w:rPr>
        <w:t>of</w:t>
      </w:r>
      <w:r>
        <w:rPr>
          <w:rFonts w:ascii="Arial"/>
          <w:color w:val="000000"/>
          <w:spacing w:val="2"/>
          <w:sz w:val="24"/>
        </w:rPr>
        <w:t xml:space="preserve"> </w:t>
      </w:r>
      <w:r>
        <w:rPr>
          <w:rFonts w:ascii="Arial"/>
          <w:color w:val="000000"/>
          <w:sz w:val="24"/>
        </w:rPr>
        <w:t>the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signed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sales draft.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Attach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this copy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to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your</w:t>
      </w:r>
      <w:r w:rsidR="007025B1">
        <w:rPr>
          <w:rFonts w:ascii="Arial" w:hAnsi="Arial" w:cs="Arial"/>
          <w:color w:val="000000"/>
          <w:sz w:val="24"/>
        </w:rPr>
        <w:t xml:space="preserve"> </w:t>
      </w:r>
      <w:r>
        <w:rPr>
          <w:rFonts w:ascii="Arial"/>
          <w:color w:val="000000"/>
          <w:sz w:val="24"/>
        </w:rPr>
        <w:t>Procurement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Card Transaction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Log.</w:t>
      </w:r>
    </w:p>
    <w:p w14:paraId="1AE6E5F6" w14:textId="77777777" w:rsidR="00C841BD" w:rsidRDefault="00B218E9" w:rsidP="008E0796">
      <w:pPr>
        <w:spacing w:before="238" w:after="0" w:line="278" w:lineRule="exact"/>
        <w:jc w:val="left"/>
        <w:rPr>
          <w:rFonts w:ascii="Arial"/>
          <w:b/>
          <w:color w:val="000000"/>
          <w:sz w:val="24"/>
        </w:rPr>
      </w:pPr>
      <w:r>
        <w:rPr>
          <w:rFonts w:ascii="Arial"/>
          <w:b/>
          <w:color w:val="2E5496"/>
          <w:sz w:val="24"/>
        </w:rPr>
        <w:t>13.2</w:t>
      </w:r>
      <w:r>
        <w:rPr>
          <w:rFonts w:ascii="Arial"/>
          <w:b/>
          <w:color w:val="2E5496"/>
          <w:spacing w:val="-1"/>
          <w:sz w:val="24"/>
        </w:rPr>
        <w:t xml:space="preserve"> </w:t>
      </w:r>
      <w:r>
        <w:rPr>
          <w:rFonts w:ascii="Arial"/>
          <w:b/>
          <w:color w:val="2E5496"/>
          <w:sz w:val="24"/>
        </w:rPr>
        <w:t>After the Purchase</w:t>
      </w:r>
    </w:p>
    <w:p w14:paraId="2710C657" w14:textId="14593CB7" w:rsidR="00C841BD" w:rsidRDefault="00B218E9" w:rsidP="008E0796">
      <w:pPr>
        <w:spacing w:before="79" w:after="0" w:line="276" w:lineRule="exact"/>
        <w:jc w:val="left"/>
        <w:rPr>
          <w:rFonts w:ascii="Arial"/>
          <w:color w:val="000000"/>
          <w:sz w:val="24"/>
        </w:rPr>
      </w:pPr>
      <w:r>
        <w:rPr>
          <w:rFonts w:ascii="Arial"/>
          <w:color w:val="000000"/>
          <w:sz w:val="24"/>
        </w:rPr>
        <w:t>Upon completing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a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transaction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using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a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Procurement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Card,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the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cardholder </w:t>
      </w:r>
      <w:r>
        <w:rPr>
          <w:rFonts w:ascii="Arial" w:hAnsi="Arial" w:cs="Arial"/>
          <w:color w:val="000000"/>
          <w:sz w:val="24"/>
        </w:rPr>
        <w:t>shall</w:t>
      </w:r>
      <w:r w:rsidR="007025B1">
        <w:rPr>
          <w:rFonts w:ascii="Arial" w:hAnsi="Arial" w:cs="Arial"/>
          <w:color w:val="000000"/>
          <w:sz w:val="24"/>
        </w:rPr>
        <w:t xml:space="preserve"> </w:t>
      </w:r>
      <w:r>
        <w:rPr>
          <w:rFonts w:ascii="Arial"/>
          <w:color w:val="000000"/>
          <w:sz w:val="24"/>
        </w:rPr>
        <w:t>immediately record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the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purchase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on</w:t>
      </w:r>
      <w:r>
        <w:rPr>
          <w:rFonts w:ascii="Arial"/>
          <w:color w:val="000000"/>
          <w:spacing w:val="2"/>
          <w:sz w:val="24"/>
        </w:rPr>
        <w:t xml:space="preserve"> </w:t>
      </w:r>
      <w:r>
        <w:rPr>
          <w:rFonts w:ascii="Arial"/>
          <w:color w:val="000000"/>
          <w:sz w:val="24"/>
        </w:rPr>
        <w:t>the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Procurement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Card</w:t>
      </w:r>
      <w:r>
        <w:rPr>
          <w:rFonts w:ascii="Arial"/>
          <w:color w:val="000000"/>
          <w:spacing w:val="2"/>
          <w:sz w:val="24"/>
        </w:rPr>
        <w:t xml:space="preserve"> </w:t>
      </w:r>
      <w:r>
        <w:rPr>
          <w:rFonts w:ascii="Arial"/>
          <w:color w:val="000000"/>
          <w:sz w:val="24"/>
        </w:rPr>
        <w:t>Transaction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Log</w:t>
      </w:r>
      <w:r>
        <w:rPr>
          <w:rFonts w:ascii="Arial"/>
          <w:color w:val="000000"/>
          <w:spacing w:val="1"/>
          <w:sz w:val="24"/>
        </w:rPr>
        <w:t xml:space="preserve"> </w:t>
      </w:r>
      <w:r w:rsidR="007025B1">
        <w:rPr>
          <w:rFonts w:ascii="Arial" w:hAnsi="Arial" w:cs="Arial"/>
          <w:color w:val="000000"/>
          <w:sz w:val="24"/>
        </w:rPr>
        <w:t xml:space="preserve">including </w:t>
      </w:r>
      <w:r>
        <w:rPr>
          <w:rFonts w:ascii="Arial"/>
          <w:color w:val="000000"/>
          <w:sz w:val="24"/>
        </w:rPr>
        <w:t>date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of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z w:val="24"/>
        </w:rPr>
        <w:t>purchase/receipt/invoice/confirmation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number;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description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of</w:t>
      </w:r>
      <w:r>
        <w:rPr>
          <w:rFonts w:ascii="Arial"/>
          <w:color w:val="000000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purchases;</w:t>
      </w:r>
      <w:r w:rsidR="007025B1">
        <w:rPr>
          <w:rFonts w:ascii="Arial" w:hAnsi="Arial" w:cs="Arial"/>
          <w:color w:val="000000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vendor’s</w:t>
      </w:r>
      <w:r>
        <w:rPr>
          <w:rFonts w:ascii="Arial"/>
          <w:color w:val="000000"/>
          <w:sz w:val="24"/>
        </w:rPr>
        <w:t xml:space="preserve"> name;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pacing w:val="2"/>
          <w:sz w:val="24"/>
        </w:rPr>
        <w:t>t</w:t>
      </w:r>
      <w:r>
        <w:rPr>
          <w:rFonts w:ascii="Arial"/>
          <w:color w:val="000000"/>
          <w:sz w:val="24"/>
        </w:rPr>
        <w:t>ransaction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amount;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and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account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number.</w:t>
      </w:r>
    </w:p>
    <w:p w14:paraId="4995C561" w14:textId="77777777" w:rsidR="00C841BD" w:rsidRDefault="00B218E9" w:rsidP="008E0796">
      <w:pPr>
        <w:spacing w:before="238" w:after="0" w:line="278" w:lineRule="exact"/>
        <w:jc w:val="left"/>
        <w:rPr>
          <w:rFonts w:ascii="Arial"/>
          <w:b/>
          <w:color w:val="000000"/>
          <w:sz w:val="24"/>
        </w:rPr>
      </w:pPr>
      <w:r>
        <w:rPr>
          <w:rFonts w:ascii="Arial"/>
          <w:b/>
          <w:color w:val="2E5496"/>
          <w:sz w:val="24"/>
        </w:rPr>
        <w:t>13.3</w:t>
      </w:r>
      <w:r>
        <w:rPr>
          <w:rFonts w:ascii="Arial"/>
          <w:b/>
          <w:color w:val="2E5496"/>
          <w:spacing w:val="-1"/>
          <w:sz w:val="24"/>
        </w:rPr>
        <w:t xml:space="preserve"> </w:t>
      </w:r>
      <w:r>
        <w:rPr>
          <w:rFonts w:ascii="Arial"/>
          <w:b/>
          <w:color w:val="2E5496"/>
          <w:sz w:val="24"/>
        </w:rPr>
        <w:t>Telephone</w:t>
      </w:r>
      <w:r>
        <w:rPr>
          <w:rFonts w:ascii="Arial"/>
          <w:b/>
          <w:color w:val="2E5496"/>
          <w:spacing w:val="-2"/>
          <w:sz w:val="24"/>
        </w:rPr>
        <w:t xml:space="preserve"> </w:t>
      </w:r>
      <w:r>
        <w:rPr>
          <w:rFonts w:ascii="Arial"/>
          <w:b/>
          <w:color w:val="2E5496"/>
          <w:sz w:val="24"/>
        </w:rPr>
        <w:t>or</w:t>
      </w:r>
      <w:r>
        <w:rPr>
          <w:rFonts w:ascii="Arial"/>
          <w:b/>
          <w:color w:val="2E5496"/>
          <w:spacing w:val="1"/>
          <w:sz w:val="24"/>
        </w:rPr>
        <w:t xml:space="preserve"> </w:t>
      </w:r>
      <w:r>
        <w:rPr>
          <w:rFonts w:ascii="Arial"/>
          <w:b/>
          <w:color w:val="2E5496"/>
          <w:spacing w:val="-1"/>
          <w:sz w:val="24"/>
        </w:rPr>
        <w:t>Mail</w:t>
      </w:r>
      <w:r>
        <w:rPr>
          <w:rFonts w:ascii="Arial"/>
          <w:b/>
          <w:color w:val="2E5496"/>
          <w:spacing w:val="2"/>
          <w:sz w:val="24"/>
        </w:rPr>
        <w:t xml:space="preserve"> </w:t>
      </w:r>
      <w:r>
        <w:rPr>
          <w:rFonts w:ascii="Arial"/>
          <w:b/>
          <w:color w:val="2E5496"/>
          <w:sz w:val="24"/>
        </w:rPr>
        <w:t>Order</w:t>
      </w:r>
      <w:r>
        <w:rPr>
          <w:rFonts w:ascii="Arial"/>
          <w:b/>
          <w:color w:val="2E5496"/>
          <w:spacing w:val="-3"/>
          <w:sz w:val="24"/>
        </w:rPr>
        <w:t xml:space="preserve"> </w:t>
      </w:r>
      <w:r>
        <w:rPr>
          <w:rFonts w:ascii="Arial"/>
          <w:b/>
          <w:color w:val="2E5496"/>
          <w:sz w:val="24"/>
        </w:rPr>
        <w:t>Procedures</w:t>
      </w:r>
    </w:p>
    <w:p w14:paraId="11C208E9" w14:textId="2AF73FDE" w:rsidR="00C841BD" w:rsidRDefault="00B218E9" w:rsidP="00BB418F">
      <w:pPr>
        <w:spacing w:before="77" w:after="0" w:line="276" w:lineRule="exact"/>
        <w:jc w:val="left"/>
        <w:rPr>
          <w:rFonts w:ascii="Arial"/>
          <w:color w:val="000000"/>
          <w:sz w:val="24"/>
        </w:rPr>
      </w:pPr>
      <w:r>
        <w:rPr>
          <w:rFonts w:ascii="Arial"/>
          <w:color w:val="000000"/>
          <w:sz w:val="24"/>
        </w:rPr>
        <w:lastRenderedPageBreak/>
        <w:t>If</w:t>
      </w:r>
      <w:r w:rsidRPr="00BB418F">
        <w:rPr>
          <w:rFonts w:ascii="Arial"/>
          <w:color w:val="000000"/>
          <w:sz w:val="24"/>
        </w:rPr>
        <w:t xml:space="preserve"> you are </w:t>
      </w:r>
      <w:r>
        <w:rPr>
          <w:rFonts w:ascii="Arial"/>
          <w:color w:val="000000"/>
          <w:sz w:val="24"/>
        </w:rPr>
        <w:t>authorized</w:t>
      </w:r>
      <w:r w:rsidRPr="00BB418F">
        <w:rPr>
          <w:rFonts w:ascii="Arial"/>
          <w:color w:val="000000"/>
          <w:sz w:val="24"/>
        </w:rPr>
        <w:t xml:space="preserve"> </w:t>
      </w:r>
      <w:r>
        <w:rPr>
          <w:rFonts w:ascii="Arial"/>
          <w:color w:val="000000"/>
          <w:sz w:val="24"/>
        </w:rPr>
        <w:t>to</w:t>
      </w:r>
      <w:r w:rsidRPr="00BB418F">
        <w:rPr>
          <w:rFonts w:ascii="Arial"/>
          <w:color w:val="000000"/>
          <w:sz w:val="24"/>
        </w:rPr>
        <w:t xml:space="preserve"> </w:t>
      </w:r>
      <w:r>
        <w:rPr>
          <w:rFonts w:ascii="Arial"/>
          <w:color w:val="000000"/>
          <w:sz w:val="24"/>
        </w:rPr>
        <w:t>make</w:t>
      </w:r>
      <w:r w:rsidRPr="00BB418F">
        <w:rPr>
          <w:rFonts w:ascii="Arial"/>
          <w:color w:val="000000"/>
          <w:sz w:val="24"/>
        </w:rPr>
        <w:t xml:space="preserve"> </w:t>
      </w:r>
      <w:r>
        <w:rPr>
          <w:rFonts w:ascii="Arial"/>
          <w:color w:val="000000"/>
          <w:sz w:val="24"/>
        </w:rPr>
        <w:t>telephone</w:t>
      </w:r>
      <w:r w:rsidRPr="00BB418F">
        <w:rPr>
          <w:rFonts w:ascii="Arial"/>
          <w:color w:val="000000"/>
          <w:sz w:val="24"/>
        </w:rPr>
        <w:t xml:space="preserve"> or </w:t>
      </w:r>
      <w:r>
        <w:rPr>
          <w:rFonts w:ascii="Arial"/>
          <w:color w:val="000000"/>
          <w:sz w:val="24"/>
        </w:rPr>
        <w:t>mail</w:t>
      </w:r>
      <w:r w:rsidRPr="00BB418F">
        <w:rPr>
          <w:rFonts w:ascii="Arial"/>
          <w:color w:val="000000"/>
          <w:sz w:val="24"/>
        </w:rPr>
        <w:t xml:space="preserve"> </w:t>
      </w:r>
      <w:r>
        <w:rPr>
          <w:rFonts w:ascii="Arial"/>
          <w:color w:val="000000"/>
          <w:sz w:val="24"/>
        </w:rPr>
        <w:t>orders with</w:t>
      </w:r>
      <w:r w:rsidRPr="00BB418F">
        <w:rPr>
          <w:rFonts w:ascii="Arial"/>
          <w:color w:val="000000"/>
          <w:sz w:val="24"/>
        </w:rPr>
        <w:t xml:space="preserve"> </w:t>
      </w:r>
      <w:r>
        <w:rPr>
          <w:rFonts w:ascii="Arial"/>
          <w:color w:val="000000"/>
          <w:sz w:val="24"/>
        </w:rPr>
        <w:t>your Procurement</w:t>
      </w:r>
      <w:r w:rsidRPr="00BB418F">
        <w:rPr>
          <w:rFonts w:ascii="Arial"/>
          <w:color w:val="000000"/>
          <w:sz w:val="24"/>
        </w:rPr>
        <w:t xml:space="preserve"> Card, you</w:t>
      </w:r>
      <w:r w:rsidR="007025B1" w:rsidRPr="00BB418F">
        <w:rPr>
          <w:rFonts w:ascii="Arial"/>
          <w:color w:val="000000"/>
          <w:sz w:val="24"/>
        </w:rPr>
        <w:t xml:space="preserve"> </w:t>
      </w:r>
      <w:r w:rsidRPr="00BB418F">
        <w:rPr>
          <w:rFonts w:ascii="Arial"/>
          <w:color w:val="000000"/>
          <w:sz w:val="24"/>
        </w:rPr>
        <w:t xml:space="preserve">must </w:t>
      </w:r>
      <w:r>
        <w:rPr>
          <w:rFonts w:ascii="Arial"/>
          <w:color w:val="000000"/>
          <w:sz w:val="24"/>
        </w:rPr>
        <w:t>have</w:t>
      </w:r>
      <w:r w:rsidRPr="00BB418F">
        <w:rPr>
          <w:rFonts w:ascii="Arial"/>
          <w:color w:val="000000"/>
          <w:sz w:val="24"/>
        </w:rPr>
        <w:t xml:space="preserve"> </w:t>
      </w:r>
      <w:r>
        <w:rPr>
          <w:rFonts w:ascii="Arial"/>
          <w:color w:val="000000"/>
          <w:sz w:val="24"/>
        </w:rPr>
        <w:t>documentation</w:t>
      </w:r>
      <w:r w:rsidRPr="00BB418F">
        <w:rPr>
          <w:rFonts w:ascii="Arial"/>
          <w:color w:val="000000"/>
          <w:sz w:val="24"/>
        </w:rPr>
        <w:t xml:space="preserve"> for </w:t>
      </w:r>
      <w:r>
        <w:rPr>
          <w:rFonts w:ascii="Arial"/>
          <w:color w:val="000000"/>
          <w:sz w:val="24"/>
        </w:rPr>
        <w:t>all</w:t>
      </w:r>
      <w:r w:rsidRPr="00BB418F">
        <w:rPr>
          <w:rFonts w:ascii="Arial"/>
          <w:color w:val="000000"/>
          <w:sz w:val="24"/>
        </w:rPr>
        <w:t xml:space="preserve"> </w:t>
      </w:r>
      <w:r>
        <w:rPr>
          <w:rFonts w:ascii="Arial"/>
          <w:color w:val="000000"/>
          <w:sz w:val="24"/>
        </w:rPr>
        <w:t>orders.</w:t>
      </w:r>
      <w:r w:rsidRPr="00BB418F">
        <w:rPr>
          <w:rFonts w:ascii="Arial"/>
          <w:color w:val="000000"/>
          <w:sz w:val="24"/>
        </w:rPr>
        <w:t xml:space="preserve"> </w:t>
      </w:r>
      <w:r>
        <w:rPr>
          <w:rFonts w:ascii="Arial"/>
          <w:color w:val="000000"/>
          <w:sz w:val="24"/>
        </w:rPr>
        <w:t>If</w:t>
      </w:r>
      <w:r w:rsidRPr="00BB418F">
        <w:rPr>
          <w:rFonts w:ascii="Arial"/>
          <w:color w:val="000000"/>
          <w:sz w:val="24"/>
        </w:rPr>
        <w:t xml:space="preserve"> no</w:t>
      </w:r>
      <w:r>
        <w:rPr>
          <w:rFonts w:ascii="Arial"/>
          <w:color w:val="000000"/>
          <w:sz w:val="24"/>
        </w:rPr>
        <w:t xml:space="preserve"> external</w:t>
      </w:r>
      <w:r w:rsidRPr="00BB418F">
        <w:rPr>
          <w:rFonts w:ascii="Arial"/>
          <w:color w:val="000000"/>
          <w:sz w:val="24"/>
        </w:rPr>
        <w:t xml:space="preserve"> </w:t>
      </w:r>
      <w:r>
        <w:rPr>
          <w:rFonts w:ascii="Arial"/>
          <w:color w:val="000000"/>
          <w:sz w:val="24"/>
        </w:rPr>
        <w:t>documentation</w:t>
      </w:r>
      <w:r w:rsidRPr="00BB418F">
        <w:rPr>
          <w:rFonts w:ascii="Arial"/>
          <w:color w:val="000000"/>
          <w:sz w:val="24"/>
        </w:rPr>
        <w:t xml:space="preserve"> </w:t>
      </w:r>
      <w:r>
        <w:rPr>
          <w:rFonts w:ascii="Arial"/>
          <w:color w:val="000000"/>
          <w:sz w:val="24"/>
        </w:rPr>
        <w:t>is available</w:t>
      </w:r>
      <w:r w:rsidRPr="00BB418F">
        <w:rPr>
          <w:rFonts w:ascii="Arial"/>
          <w:color w:val="000000"/>
          <w:sz w:val="24"/>
        </w:rPr>
        <w:t xml:space="preserve"> you</w:t>
      </w:r>
      <w:r w:rsidR="007025B1" w:rsidRPr="00BB418F">
        <w:rPr>
          <w:rFonts w:ascii="Arial"/>
          <w:color w:val="000000"/>
          <w:sz w:val="24"/>
        </w:rPr>
        <w:t xml:space="preserve"> </w:t>
      </w:r>
      <w:r w:rsidRPr="00BB418F">
        <w:rPr>
          <w:rFonts w:ascii="Arial"/>
          <w:color w:val="000000"/>
          <w:sz w:val="24"/>
        </w:rPr>
        <w:t xml:space="preserve">must </w:t>
      </w:r>
      <w:r>
        <w:rPr>
          <w:rFonts w:ascii="Arial"/>
          <w:color w:val="000000"/>
          <w:sz w:val="24"/>
        </w:rPr>
        <w:t>produce</w:t>
      </w:r>
      <w:r w:rsidRPr="00BB418F">
        <w:rPr>
          <w:rFonts w:ascii="Arial"/>
          <w:color w:val="000000"/>
          <w:sz w:val="24"/>
        </w:rPr>
        <w:t xml:space="preserve"> </w:t>
      </w:r>
      <w:r>
        <w:rPr>
          <w:rFonts w:ascii="Arial"/>
          <w:color w:val="000000"/>
          <w:sz w:val="24"/>
        </w:rPr>
        <w:t>a</w:t>
      </w:r>
      <w:r w:rsidRPr="00BB418F">
        <w:rPr>
          <w:rFonts w:ascii="Arial"/>
          <w:color w:val="000000"/>
          <w:sz w:val="24"/>
        </w:rPr>
        <w:t xml:space="preserve"> </w:t>
      </w:r>
      <w:r>
        <w:rPr>
          <w:rFonts w:ascii="Arial"/>
          <w:color w:val="000000"/>
          <w:sz w:val="24"/>
        </w:rPr>
        <w:t>signed</w:t>
      </w:r>
      <w:r w:rsidRPr="00BB418F">
        <w:rPr>
          <w:rFonts w:ascii="Arial"/>
          <w:color w:val="000000"/>
          <w:sz w:val="24"/>
        </w:rPr>
        <w:t xml:space="preserve"> </w:t>
      </w:r>
      <w:r>
        <w:rPr>
          <w:rFonts w:ascii="Arial"/>
          <w:color w:val="000000"/>
          <w:sz w:val="24"/>
        </w:rPr>
        <w:t>memorandum</w:t>
      </w:r>
      <w:r w:rsidRPr="00BB418F">
        <w:rPr>
          <w:rFonts w:ascii="Arial"/>
          <w:color w:val="000000"/>
          <w:sz w:val="24"/>
        </w:rPr>
        <w:t xml:space="preserve"> with </w:t>
      </w:r>
      <w:r>
        <w:rPr>
          <w:rFonts w:ascii="Arial"/>
          <w:color w:val="000000"/>
          <w:sz w:val="24"/>
        </w:rPr>
        <w:t>the</w:t>
      </w:r>
      <w:r w:rsidRPr="00BB418F">
        <w:rPr>
          <w:rFonts w:ascii="Arial"/>
          <w:color w:val="000000"/>
          <w:sz w:val="24"/>
        </w:rPr>
        <w:t xml:space="preserve"> </w:t>
      </w:r>
      <w:r>
        <w:rPr>
          <w:rFonts w:ascii="Arial"/>
          <w:color w:val="000000"/>
          <w:sz w:val="24"/>
        </w:rPr>
        <w:t>following</w:t>
      </w:r>
      <w:r w:rsidRPr="00BB418F">
        <w:rPr>
          <w:rFonts w:ascii="Arial"/>
          <w:color w:val="000000"/>
          <w:sz w:val="24"/>
        </w:rPr>
        <w:t xml:space="preserve"> </w:t>
      </w:r>
      <w:r>
        <w:rPr>
          <w:rFonts w:ascii="Arial"/>
          <w:color w:val="000000"/>
          <w:sz w:val="24"/>
        </w:rPr>
        <w:t>information:</w:t>
      </w:r>
      <w:r w:rsidRPr="00BB418F">
        <w:rPr>
          <w:rFonts w:ascii="Arial"/>
          <w:color w:val="000000"/>
          <w:sz w:val="24"/>
        </w:rPr>
        <w:t xml:space="preserve"> </w:t>
      </w:r>
      <w:r>
        <w:rPr>
          <w:rFonts w:ascii="Arial"/>
          <w:color w:val="000000"/>
          <w:sz w:val="24"/>
        </w:rPr>
        <w:t>description</w:t>
      </w:r>
      <w:r w:rsidRPr="00BB418F">
        <w:rPr>
          <w:rFonts w:ascii="Arial"/>
          <w:color w:val="000000"/>
          <w:sz w:val="24"/>
        </w:rPr>
        <w:t xml:space="preserve"> of the</w:t>
      </w:r>
      <w:r w:rsidR="007025B1" w:rsidRPr="00BB418F">
        <w:rPr>
          <w:rFonts w:ascii="Arial"/>
          <w:color w:val="000000"/>
          <w:sz w:val="24"/>
        </w:rPr>
        <w:t xml:space="preserve"> </w:t>
      </w:r>
      <w:r>
        <w:rPr>
          <w:rFonts w:ascii="Arial"/>
          <w:color w:val="000000"/>
          <w:sz w:val="24"/>
        </w:rPr>
        <w:t>goods purchased;</w:t>
      </w:r>
      <w:r w:rsidRPr="00BB418F">
        <w:rPr>
          <w:rFonts w:ascii="Arial"/>
          <w:color w:val="000000"/>
          <w:sz w:val="24"/>
        </w:rPr>
        <w:t xml:space="preserve"> </w:t>
      </w:r>
      <w:r>
        <w:rPr>
          <w:rFonts w:ascii="Arial"/>
          <w:color w:val="000000"/>
          <w:sz w:val="24"/>
        </w:rPr>
        <w:t>quantity</w:t>
      </w:r>
      <w:r w:rsidRPr="00BB418F">
        <w:rPr>
          <w:rFonts w:ascii="Arial"/>
          <w:color w:val="000000"/>
          <w:sz w:val="24"/>
        </w:rPr>
        <w:t xml:space="preserve"> </w:t>
      </w:r>
      <w:r>
        <w:rPr>
          <w:rFonts w:ascii="Arial"/>
          <w:color w:val="000000"/>
          <w:sz w:val="24"/>
        </w:rPr>
        <w:t>purchased;</w:t>
      </w:r>
      <w:r w:rsidRPr="00BB418F">
        <w:rPr>
          <w:rFonts w:ascii="Arial"/>
          <w:color w:val="000000"/>
          <w:sz w:val="24"/>
        </w:rPr>
        <w:t xml:space="preserve"> </w:t>
      </w:r>
      <w:r>
        <w:rPr>
          <w:rFonts w:ascii="Arial"/>
          <w:color w:val="000000"/>
          <w:sz w:val="24"/>
        </w:rPr>
        <w:t>price</w:t>
      </w:r>
      <w:r w:rsidRPr="00BB418F">
        <w:rPr>
          <w:rFonts w:ascii="Arial"/>
          <w:color w:val="000000"/>
          <w:sz w:val="24"/>
        </w:rPr>
        <w:t xml:space="preserve"> per </w:t>
      </w:r>
      <w:r>
        <w:rPr>
          <w:rFonts w:ascii="Arial"/>
          <w:color w:val="000000"/>
          <w:sz w:val="24"/>
        </w:rPr>
        <w:t>item;</w:t>
      </w:r>
      <w:r w:rsidRPr="00BB418F">
        <w:rPr>
          <w:rFonts w:ascii="Arial"/>
          <w:color w:val="000000"/>
          <w:sz w:val="24"/>
        </w:rPr>
        <w:t xml:space="preserve"> any </w:t>
      </w:r>
      <w:r>
        <w:rPr>
          <w:rFonts w:ascii="Arial"/>
          <w:color w:val="000000"/>
          <w:sz w:val="24"/>
        </w:rPr>
        <w:t>shipping</w:t>
      </w:r>
      <w:r w:rsidRPr="00BB418F">
        <w:rPr>
          <w:rFonts w:ascii="Arial"/>
          <w:color w:val="000000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and/or </w:t>
      </w:r>
      <w:r w:rsidRPr="00BB418F">
        <w:rPr>
          <w:rFonts w:ascii="Arial"/>
          <w:color w:val="000000"/>
          <w:sz w:val="24"/>
        </w:rPr>
        <w:t>handling</w:t>
      </w:r>
      <w:r w:rsidR="007025B1" w:rsidRPr="00BB418F">
        <w:rPr>
          <w:rFonts w:ascii="Arial"/>
          <w:color w:val="000000"/>
          <w:sz w:val="24"/>
        </w:rPr>
        <w:t xml:space="preserve"> </w:t>
      </w:r>
      <w:r>
        <w:rPr>
          <w:rFonts w:ascii="Arial"/>
          <w:color w:val="000000"/>
          <w:sz w:val="24"/>
        </w:rPr>
        <w:t>costs;</w:t>
      </w:r>
      <w:r w:rsidRPr="00BB418F">
        <w:rPr>
          <w:rFonts w:ascii="Arial"/>
          <w:color w:val="000000"/>
          <w:sz w:val="24"/>
        </w:rPr>
        <w:t xml:space="preserve"> </w:t>
      </w:r>
      <w:r>
        <w:rPr>
          <w:rFonts w:ascii="Arial"/>
          <w:color w:val="000000"/>
          <w:sz w:val="24"/>
        </w:rPr>
        <w:t>amount</w:t>
      </w:r>
      <w:r w:rsidRPr="00BB418F">
        <w:rPr>
          <w:rFonts w:ascii="Arial"/>
          <w:color w:val="000000"/>
          <w:sz w:val="24"/>
        </w:rPr>
        <w:t xml:space="preserve"> of</w:t>
      </w:r>
      <w:r>
        <w:rPr>
          <w:rFonts w:ascii="Arial"/>
          <w:color w:val="000000"/>
          <w:sz w:val="24"/>
        </w:rPr>
        <w:t xml:space="preserve"> sales</w:t>
      </w:r>
      <w:r w:rsidRPr="00BB418F">
        <w:rPr>
          <w:rFonts w:ascii="Arial"/>
          <w:color w:val="000000"/>
          <w:sz w:val="24"/>
        </w:rPr>
        <w:t xml:space="preserve"> </w:t>
      </w:r>
      <w:r>
        <w:rPr>
          <w:rFonts w:ascii="Arial"/>
          <w:color w:val="000000"/>
          <w:sz w:val="24"/>
        </w:rPr>
        <w:t>tax; total transaction</w:t>
      </w:r>
      <w:r w:rsidRPr="00BB418F">
        <w:rPr>
          <w:rFonts w:ascii="Arial"/>
          <w:color w:val="000000"/>
          <w:sz w:val="24"/>
        </w:rPr>
        <w:t xml:space="preserve"> </w:t>
      </w:r>
      <w:r>
        <w:rPr>
          <w:rFonts w:ascii="Arial"/>
          <w:color w:val="000000"/>
          <w:sz w:val="24"/>
        </w:rPr>
        <w:t>amount;</w:t>
      </w:r>
      <w:r w:rsidRPr="00BB418F">
        <w:rPr>
          <w:rFonts w:ascii="Arial"/>
          <w:color w:val="000000"/>
          <w:sz w:val="24"/>
        </w:rPr>
        <w:t xml:space="preserve"> </w:t>
      </w:r>
      <w:r>
        <w:rPr>
          <w:rFonts w:ascii="Arial"/>
          <w:color w:val="000000"/>
          <w:sz w:val="24"/>
        </w:rPr>
        <w:t>and</w:t>
      </w:r>
      <w:r w:rsidRPr="00BB418F">
        <w:rPr>
          <w:rFonts w:ascii="Arial"/>
          <w:color w:val="000000"/>
          <w:sz w:val="24"/>
        </w:rPr>
        <w:t xml:space="preserve"> an </w:t>
      </w:r>
      <w:r>
        <w:rPr>
          <w:rFonts w:ascii="Arial"/>
          <w:color w:val="000000"/>
          <w:sz w:val="24"/>
        </w:rPr>
        <w:t>explanation</w:t>
      </w:r>
      <w:r w:rsidRPr="00BB418F">
        <w:rPr>
          <w:rFonts w:ascii="Arial"/>
          <w:color w:val="000000"/>
          <w:sz w:val="24"/>
        </w:rPr>
        <w:t xml:space="preserve"> of </w:t>
      </w:r>
      <w:r>
        <w:rPr>
          <w:rFonts w:ascii="Arial"/>
          <w:color w:val="000000"/>
          <w:sz w:val="24"/>
        </w:rPr>
        <w:t>why</w:t>
      </w:r>
      <w:r w:rsidRPr="00BB418F">
        <w:rPr>
          <w:rFonts w:ascii="Arial"/>
          <w:color w:val="000000"/>
          <w:sz w:val="24"/>
        </w:rPr>
        <w:t xml:space="preserve"> there</w:t>
      </w:r>
      <w:r w:rsidR="007025B1" w:rsidRPr="00BB418F">
        <w:rPr>
          <w:rFonts w:ascii="Arial"/>
          <w:color w:val="000000"/>
          <w:sz w:val="24"/>
        </w:rPr>
        <w:t xml:space="preserve"> </w:t>
      </w:r>
      <w:r>
        <w:rPr>
          <w:rFonts w:ascii="Arial"/>
          <w:color w:val="000000"/>
          <w:sz w:val="24"/>
        </w:rPr>
        <w:t>was</w:t>
      </w:r>
      <w:r w:rsidRPr="00BB418F">
        <w:rPr>
          <w:rFonts w:ascii="Arial"/>
          <w:color w:val="000000"/>
          <w:sz w:val="24"/>
        </w:rPr>
        <w:t xml:space="preserve"> no</w:t>
      </w:r>
      <w:r>
        <w:rPr>
          <w:rFonts w:ascii="Arial"/>
          <w:color w:val="000000"/>
          <w:sz w:val="24"/>
        </w:rPr>
        <w:t xml:space="preserve"> receipt.</w:t>
      </w:r>
      <w:r w:rsidRPr="00BB418F">
        <w:rPr>
          <w:rFonts w:ascii="Arial"/>
          <w:color w:val="000000"/>
          <w:sz w:val="24"/>
        </w:rPr>
        <w:t xml:space="preserve"> </w:t>
      </w:r>
      <w:r>
        <w:rPr>
          <w:rFonts w:ascii="Arial"/>
          <w:color w:val="000000"/>
          <w:sz w:val="24"/>
        </w:rPr>
        <w:t>Attach</w:t>
      </w:r>
      <w:r w:rsidRPr="00BB418F">
        <w:rPr>
          <w:rFonts w:ascii="Arial"/>
          <w:color w:val="000000"/>
          <w:sz w:val="24"/>
        </w:rPr>
        <w:t xml:space="preserve"> </w:t>
      </w:r>
      <w:r>
        <w:rPr>
          <w:rFonts w:ascii="Arial"/>
          <w:color w:val="000000"/>
          <w:sz w:val="24"/>
        </w:rPr>
        <w:t>this memorandum</w:t>
      </w:r>
      <w:r w:rsidRPr="00BB418F">
        <w:rPr>
          <w:rFonts w:ascii="Arial"/>
          <w:color w:val="000000"/>
          <w:sz w:val="24"/>
        </w:rPr>
        <w:t xml:space="preserve"> to </w:t>
      </w:r>
      <w:r>
        <w:rPr>
          <w:rFonts w:ascii="Arial"/>
          <w:color w:val="000000"/>
          <w:sz w:val="24"/>
        </w:rPr>
        <w:t>the</w:t>
      </w:r>
      <w:r w:rsidRPr="00BB418F">
        <w:rPr>
          <w:rFonts w:ascii="Arial"/>
          <w:color w:val="000000"/>
          <w:sz w:val="24"/>
        </w:rPr>
        <w:t xml:space="preserve"> </w:t>
      </w:r>
      <w:r>
        <w:rPr>
          <w:rFonts w:ascii="Arial"/>
          <w:color w:val="000000"/>
          <w:sz w:val="24"/>
        </w:rPr>
        <w:t>Procurement</w:t>
      </w:r>
      <w:r w:rsidRPr="00BB418F">
        <w:rPr>
          <w:rFonts w:ascii="Arial"/>
          <w:color w:val="000000"/>
          <w:sz w:val="24"/>
        </w:rPr>
        <w:t xml:space="preserve"> Card </w:t>
      </w:r>
      <w:r>
        <w:rPr>
          <w:rFonts w:ascii="Arial"/>
          <w:color w:val="000000"/>
          <w:sz w:val="24"/>
        </w:rPr>
        <w:t>Transaction</w:t>
      </w:r>
      <w:r w:rsidRPr="00BB418F">
        <w:rPr>
          <w:rFonts w:ascii="Arial"/>
          <w:color w:val="000000"/>
          <w:sz w:val="24"/>
        </w:rPr>
        <w:t xml:space="preserve"> </w:t>
      </w:r>
      <w:r>
        <w:rPr>
          <w:rFonts w:ascii="Arial"/>
          <w:color w:val="000000"/>
          <w:sz w:val="24"/>
        </w:rPr>
        <w:t>Log</w:t>
      </w:r>
      <w:r w:rsidRPr="00BB418F">
        <w:rPr>
          <w:rFonts w:ascii="Arial"/>
          <w:color w:val="000000"/>
          <w:sz w:val="24"/>
        </w:rPr>
        <w:t xml:space="preserve"> in</w:t>
      </w:r>
      <w:r w:rsidR="007025B1" w:rsidRPr="00BB418F">
        <w:rPr>
          <w:rFonts w:ascii="Arial"/>
          <w:color w:val="000000"/>
          <w:sz w:val="24"/>
        </w:rPr>
        <w:t xml:space="preserve"> </w:t>
      </w:r>
      <w:r>
        <w:rPr>
          <w:rFonts w:ascii="Arial"/>
          <w:color w:val="000000"/>
          <w:sz w:val="24"/>
        </w:rPr>
        <w:t>lieu</w:t>
      </w:r>
      <w:r w:rsidRPr="00BB418F">
        <w:rPr>
          <w:rFonts w:ascii="Arial"/>
          <w:color w:val="000000"/>
          <w:sz w:val="24"/>
        </w:rPr>
        <w:t xml:space="preserve"> of the </w:t>
      </w:r>
      <w:r>
        <w:rPr>
          <w:rFonts w:ascii="Arial"/>
          <w:color w:val="000000"/>
          <w:sz w:val="24"/>
        </w:rPr>
        <w:t>receipt.</w:t>
      </w:r>
      <w:r w:rsidRPr="00BB418F">
        <w:rPr>
          <w:rFonts w:ascii="Arial"/>
          <w:color w:val="000000"/>
          <w:sz w:val="24"/>
        </w:rPr>
        <w:t xml:space="preserve"> </w:t>
      </w:r>
      <w:r>
        <w:rPr>
          <w:rFonts w:ascii="Arial"/>
          <w:color w:val="000000"/>
          <w:sz w:val="24"/>
        </w:rPr>
        <w:t>If</w:t>
      </w:r>
      <w:r w:rsidRPr="00BB418F">
        <w:rPr>
          <w:rFonts w:ascii="Arial"/>
          <w:color w:val="000000"/>
          <w:sz w:val="24"/>
        </w:rPr>
        <w:t xml:space="preserve"> you </w:t>
      </w:r>
      <w:r>
        <w:rPr>
          <w:rFonts w:ascii="Arial"/>
          <w:color w:val="000000"/>
          <w:sz w:val="24"/>
        </w:rPr>
        <w:t>place</w:t>
      </w:r>
      <w:r w:rsidRPr="00BB418F">
        <w:rPr>
          <w:rFonts w:ascii="Arial"/>
          <w:color w:val="000000"/>
          <w:sz w:val="24"/>
        </w:rPr>
        <w:t xml:space="preserve"> an </w:t>
      </w:r>
      <w:r>
        <w:rPr>
          <w:rFonts w:ascii="Arial"/>
          <w:color w:val="000000"/>
          <w:sz w:val="24"/>
        </w:rPr>
        <w:t>order through</w:t>
      </w:r>
      <w:r w:rsidRPr="00BB418F">
        <w:rPr>
          <w:rFonts w:ascii="Arial"/>
          <w:color w:val="000000"/>
          <w:sz w:val="24"/>
        </w:rPr>
        <w:t xml:space="preserve"> </w:t>
      </w:r>
      <w:r>
        <w:rPr>
          <w:rFonts w:ascii="Arial"/>
          <w:color w:val="000000"/>
          <w:sz w:val="24"/>
        </w:rPr>
        <w:t>the</w:t>
      </w:r>
      <w:r w:rsidRPr="00BB418F">
        <w:rPr>
          <w:rFonts w:ascii="Arial"/>
          <w:color w:val="000000"/>
          <w:sz w:val="24"/>
        </w:rPr>
        <w:t xml:space="preserve"> </w:t>
      </w:r>
      <w:r>
        <w:rPr>
          <w:rFonts w:ascii="Arial"/>
          <w:color w:val="000000"/>
          <w:sz w:val="24"/>
        </w:rPr>
        <w:t>mail,</w:t>
      </w:r>
      <w:r w:rsidRPr="00BB418F">
        <w:rPr>
          <w:rFonts w:ascii="Arial"/>
          <w:color w:val="000000"/>
          <w:sz w:val="24"/>
        </w:rPr>
        <w:t xml:space="preserve"> </w:t>
      </w:r>
      <w:r>
        <w:rPr>
          <w:rFonts w:ascii="Arial"/>
          <w:color w:val="000000"/>
          <w:sz w:val="24"/>
        </w:rPr>
        <w:t>maintain</w:t>
      </w:r>
      <w:r w:rsidRPr="00BB418F">
        <w:rPr>
          <w:rFonts w:ascii="Arial"/>
          <w:color w:val="000000"/>
          <w:sz w:val="24"/>
        </w:rPr>
        <w:t xml:space="preserve"> </w:t>
      </w:r>
      <w:r>
        <w:rPr>
          <w:rFonts w:ascii="Arial"/>
          <w:color w:val="000000"/>
          <w:sz w:val="24"/>
        </w:rPr>
        <w:t>a</w:t>
      </w:r>
      <w:r w:rsidRPr="00BB418F">
        <w:rPr>
          <w:rFonts w:ascii="Arial"/>
          <w:color w:val="000000"/>
          <w:sz w:val="24"/>
        </w:rPr>
        <w:t xml:space="preserve"> copy of</w:t>
      </w:r>
      <w:r>
        <w:rPr>
          <w:rFonts w:ascii="Arial"/>
          <w:color w:val="000000"/>
          <w:sz w:val="24"/>
        </w:rPr>
        <w:t xml:space="preserve"> your </w:t>
      </w:r>
      <w:r w:rsidRPr="00BB418F">
        <w:rPr>
          <w:rFonts w:ascii="Arial"/>
          <w:color w:val="000000"/>
          <w:sz w:val="24"/>
        </w:rPr>
        <w:t>order</w:t>
      </w:r>
      <w:r w:rsidR="007025B1" w:rsidRPr="00BB418F">
        <w:rPr>
          <w:rFonts w:ascii="Arial"/>
          <w:color w:val="000000"/>
          <w:sz w:val="24"/>
        </w:rPr>
        <w:t xml:space="preserve"> </w:t>
      </w:r>
      <w:r>
        <w:rPr>
          <w:rFonts w:ascii="Arial"/>
          <w:color w:val="000000"/>
          <w:sz w:val="24"/>
        </w:rPr>
        <w:t>form</w:t>
      </w:r>
      <w:r w:rsidRPr="00BB418F">
        <w:rPr>
          <w:rFonts w:ascii="Arial"/>
          <w:color w:val="000000"/>
          <w:sz w:val="24"/>
        </w:rPr>
        <w:t xml:space="preserve"> and </w:t>
      </w:r>
      <w:r>
        <w:rPr>
          <w:rFonts w:ascii="Arial"/>
          <w:color w:val="000000"/>
          <w:sz w:val="24"/>
        </w:rPr>
        <w:t>attach</w:t>
      </w:r>
      <w:r w:rsidRPr="00BB418F">
        <w:rPr>
          <w:rFonts w:ascii="Arial"/>
          <w:color w:val="000000"/>
          <w:sz w:val="24"/>
        </w:rPr>
        <w:t xml:space="preserve"> the </w:t>
      </w:r>
      <w:r>
        <w:rPr>
          <w:rFonts w:ascii="Arial"/>
          <w:color w:val="000000"/>
          <w:sz w:val="24"/>
        </w:rPr>
        <w:t xml:space="preserve">order </w:t>
      </w:r>
      <w:r w:rsidRPr="00BB418F">
        <w:rPr>
          <w:rFonts w:ascii="Arial"/>
          <w:color w:val="000000"/>
          <w:sz w:val="24"/>
        </w:rPr>
        <w:t xml:space="preserve">form </w:t>
      </w:r>
      <w:r>
        <w:rPr>
          <w:rFonts w:ascii="Arial"/>
          <w:color w:val="000000"/>
          <w:sz w:val="24"/>
        </w:rPr>
        <w:t>and</w:t>
      </w:r>
      <w:r w:rsidRPr="00BB418F">
        <w:rPr>
          <w:rFonts w:ascii="Arial"/>
          <w:color w:val="000000"/>
          <w:sz w:val="24"/>
        </w:rPr>
        <w:t xml:space="preserve"> </w:t>
      </w:r>
      <w:r>
        <w:rPr>
          <w:rFonts w:ascii="Arial"/>
          <w:color w:val="000000"/>
          <w:sz w:val="24"/>
        </w:rPr>
        <w:t>sales</w:t>
      </w:r>
      <w:r w:rsidRPr="00BB418F">
        <w:rPr>
          <w:rFonts w:ascii="Arial"/>
          <w:color w:val="000000"/>
          <w:sz w:val="24"/>
        </w:rPr>
        <w:t xml:space="preserve"> </w:t>
      </w:r>
      <w:r>
        <w:rPr>
          <w:rFonts w:ascii="Arial"/>
          <w:color w:val="000000"/>
          <w:sz w:val="24"/>
        </w:rPr>
        <w:t>receipt,</w:t>
      </w:r>
      <w:r w:rsidRPr="00BB418F">
        <w:rPr>
          <w:rFonts w:ascii="Arial"/>
          <w:color w:val="000000"/>
          <w:sz w:val="24"/>
        </w:rPr>
        <w:t xml:space="preserve"> </w:t>
      </w:r>
      <w:r>
        <w:rPr>
          <w:rFonts w:ascii="Arial"/>
          <w:color w:val="000000"/>
          <w:sz w:val="24"/>
        </w:rPr>
        <w:t>if</w:t>
      </w:r>
      <w:r w:rsidRPr="00BB418F">
        <w:rPr>
          <w:rFonts w:ascii="Arial"/>
          <w:color w:val="000000"/>
          <w:sz w:val="24"/>
        </w:rPr>
        <w:t xml:space="preserve"> </w:t>
      </w:r>
      <w:r>
        <w:rPr>
          <w:rFonts w:ascii="Arial"/>
          <w:color w:val="000000"/>
          <w:sz w:val="24"/>
        </w:rPr>
        <w:t>available,</w:t>
      </w:r>
      <w:r w:rsidRPr="00BB418F">
        <w:rPr>
          <w:rFonts w:ascii="Arial"/>
          <w:color w:val="000000"/>
          <w:sz w:val="24"/>
        </w:rPr>
        <w:t xml:space="preserve"> to </w:t>
      </w:r>
      <w:r>
        <w:rPr>
          <w:rFonts w:ascii="Arial"/>
          <w:color w:val="000000"/>
          <w:sz w:val="24"/>
        </w:rPr>
        <w:t>the</w:t>
      </w:r>
      <w:r w:rsidRPr="00BB418F">
        <w:rPr>
          <w:rFonts w:ascii="Arial"/>
          <w:color w:val="000000"/>
          <w:sz w:val="24"/>
        </w:rPr>
        <w:t xml:space="preserve"> </w:t>
      </w:r>
      <w:r>
        <w:rPr>
          <w:rFonts w:ascii="Arial"/>
          <w:color w:val="000000"/>
          <w:sz w:val="24"/>
        </w:rPr>
        <w:t>Procurement</w:t>
      </w:r>
      <w:r w:rsidRPr="00BB418F">
        <w:rPr>
          <w:rFonts w:ascii="Arial"/>
          <w:color w:val="000000"/>
          <w:sz w:val="24"/>
        </w:rPr>
        <w:t xml:space="preserve"> Card</w:t>
      </w:r>
      <w:r w:rsidR="007025B1" w:rsidRPr="00BB418F">
        <w:rPr>
          <w:rFonts w:ascii="Arial"/>
          <w:color w:val="000000"/>
          <w:sz w:val="24"/>
        </w:rPr>
        <w:t xml:space="preserve"> </w:t>
      </w:r>
      <w:r>
        <w:rPr>
          <w:rFonts w:ascii="Arial"/>
          <w:color w:val="000000"/>
          <w:sz w:val="24"/>
        </w:rPr>
        <w:t>Transaction</w:t>
      </w:r>
      <w:r w:rsidRPr="00BB418F">
        <w:rPr>
          <w:rFonts w:ascii="Arial"/>
          <w:color w:val="000000"/>
          <w:sz w:val="24"/>
        </w:rPr>
        <w:t xml:space="preserve"> </w:t>
      </w:r>
      <w:r>
        <w:rPr>
          <w:rFonts w:ascii="Arial"/>
          <w:color w:val="000000"/>
          <w:sz w:val="24"/>
        </w:rPr>
        <w:t>Log.</w:t>
      </w:r>
    </w:p>
    <w:p w14:paraId="5BDC90FC" w14:textId="77777777" w:rsidR="00C841BD" w:rsidRDefault="00B218E9" w:rsidP="008E0796">
      <w:pPr>
        <w:spacing w:before="240" w:after="0" w:line="278" w:lineRule="exact"/>
        <w:jc w:val="left"/>
        <w:rPr>
          <w:rFonts w:ascii="Arial"/>
          <w:b/>
          <w:color w:val="000000"/>
          <w:sz w:val="24"/>
        </w:rPr>
      </w:pPr>
      <w:r>
        <w:rPr>
          <w:rFonts w:ascii="Arial"/>
          <w:b/>
          <w:color w:val="2E5496"/>
          <w:sz w:val="24"/>
        </w:rPr>
        <w:t>13.4</w:t>
      </w:r>
      <w:r>
        <w:rPr>
          <w:rFonts w:ascii="Arial"/>
          <w:b/>
          <w:color w:val="2E5496"/>
          <w:spacing w:val="-1"/>
          <w:sz w:val="24"/>
        </w:rPr>
        <w:t xml:space="preserve"> </w:t>
      </w:r>
      <w:r>
        <w:rPr>
          <w:rFonts w:ascii="Arial"/>
          <w:b/>
          <w:color w:val="2E5496"/>
          <w:sz w:val="24"/>
        </w:rPr>
        <w:t>Internet Orders</w:t>
      </w:r>
    </w:p>
    <w:p w14:paraId="37B2F22F" w14:textId="21F5489F" w:rsidR="00C841BD" w:rsidRDefault="00B218E9" w:rsidP="008E0796">
      <w:pPr>
        <w:spacing w:before="77" w:after="0" w:line="276" w:lineRule="exact"/>
        <w:jc w:val="left"/>
        <w:rPr>
          <w:rFonts w:ascii="Arial"/>
          <w:color w:val="000000"/>
          <w:sz w:val="24"/>
        </w:rPr>
      </w:pPr>
      <w:r>
        <w:rPr>
          <w:rFonts w:ascii="Arial"/>
          <w:color w:val="000000"/>
          <w:sz w:val="24"/>
        </w:rPr>
        <w:t>Most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suppliers accepting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orders over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the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Internet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will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provide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an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pacing w:val="2"/>
          <w:sz w:val="24"/>
        </w:rPr>
        <w:t>e-mail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order</w:t>
      </w:r>
      <w:r w:rsidR="007025B1">
        <w:rPr>
          <w:rFonts w:ascii="Arial" w:hAnsi="Arial" w:cs="Arial"/>
          <w:color w:val="000000"/>
          <w:sz w:val="24"/>
        </w:rPr>
        <w:t xml:space="preserve"> </w:t>
      </w:r>
      <w:r>
        <w:rPr>
          <w:rFonts w:ascii="Arial"/>
          <w:color w:val="000000"/>
          <w:sz w:val="24"/>
        </w:rPr>
        <w:t>confirmation.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Print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this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z w:val="24"/>
        </w:rPr>
        <w:t>confirmation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and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retain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it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with</w:t>
      </w:r>
      <w:r>
        <w:rPr>
          <w:rFonts w:ascii="Arial"/>
          <w:color w:val="000000"/>
          <w:spacing w:val="2"/>
          <w:sz w:val="24"/>
        </w:rPr>
        <w:t xml:space="preserve"> </w:t>
      </w:r>
      <w:r>
        <w:rPr>
          <w:rFonts w:ascii="Arial"/>
          <w:color w:val="000000"/>
          <w:sz w:val="24"/>
        </w:rPr>
        <w:t>your other Procurement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 w:hAnsi="Arial" w:cs="Arial"/>
          <w:color w:val="000000"/>
          <w:spacing w:val="-1"/>
          <w:sz w:val="24"/>
        </w:rPr>
        <w:t>Card</w:t>
      </w:r>
      <w:r w:rsidR="007025B1">
        <w:rPr>
          <w:rFonts w:ascii="Arial" w:hAnsi="Arial" w:cs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records. </w:t>
      </w:r>
      <w:r>
        <w:rPr>
          <w:rFonts w:ascii="Arial"/>
          <w:color w:val="000000"/>
          <w:spacing w:val="1"/>
          <w:sz w:val="24"/>
        </w:rPr>
        <w:t>If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z w:val="24"/>
        </w:rPr>
        <w:t>this is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not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the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case,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print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the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completed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order</w:t>
      </w:r>
      <w:r>
        <w:rPr>
          <w:rFonts w:ascii="Arial"/>
          <w:color w:val="000000"/>
          <w:sz w:val="24"/>
        </w:rPr>
        <w:t xml:space="preserve"> screen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prior to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submitting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 w:hAnsi="Arial" w:cs="Arial"/>
          <w:color w:val="000000"/>
          <w:spacing w:val="1"/>
          <w:sz w:val="24"/>
        </w:rPr>
        <w:t>the</w:t>
      </w:r>
      <w:r w:rsidR="007025B1">
        <w:rPr>
          <w:rFonts w:ascii="Arial" w:hAnsi="Arial" w:cs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order.</w:t>
      </w:r>
    </w:p>
    <w:p w14:paraId="6701B85C" w14:textId="77777777" w:rsidR="00C841BD" w:rsidRDefault="00B218E9" w:rsidP="008E0796">
      <w:pPr>
        <w:spacing w:before="298" w:after="0" w:line="324" w:lineRule="exact"/>
        <w:jc w:val="left"/>
        <w:rPr>
          <w:rFonts w:ascii="Arial"/>
          <w:b/>
          <w:color w:val="000000"/>
          <w:sz w:val="28"/>
        </w:rPr>
      </w:pPr>
      <w:r>
        <w:rPr>
          <w:rFonts w:ascii="Arial"/>
          <w:b/>
          <w:color w:val="1F3864"/>
          <w:sz w:val="28"/>
        </w:rPr>
        <w:t>14. STATEMENT</w:t>
      </w:r>
      <w:r>
        <w:rPr>
          <w:rFonts w:ascii="Arial"/>
          <w:b/>
          <w:color w:val="1F3864"/>
          <w:spacing w:val="1"/>
          <w:sz w:val="28"/>
        </w:rPr>
        <w:t xml:space="preserve"> </w:t>
      </w:r>
      <w:r>
        <w:rPr>
          <w:rFonts w:ascii="Arial"/>
          <w:b/>
          <w:color w:val="1F3864"/>
          <w:sz w:val="28"/>
        </w:rPr>
        <w:t>PROCESSING PROCEDURES</w:t>
      </w:r>
    </w:p>
    <w:p w14:paraId="480A7F9B" w14:textId="5557CA2B" w:rsidR="00C841BD" w:rsidRDefault="00B218E9" w:rsidP="008E0796">
      <w:pPr>
        <w:spacing w:before="121" w:after="0" w:line="276" w:lineRule="exact"/>
        <w:jc w:val="left"/>
        <w:rPr>
          <w:rFonts w:ascii="Arial"/>
          <w:color w:val="000000"/>
          <w:sz w:val="24"/>
        </w:rPr>
      </w:pPr>
      <w:r>
        <w:rPr>
          <w:rFonts w:ascii="Arial"/>
          <w:color w:val="000000"/>
          <w:sz w:val="24"/>
        </w:rPr>
        <w:t>At the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close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of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z w:val="24"/>
        </w:rPr>
        <w:t>each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billing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cycle,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each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employee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who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made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purchases will receive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a</w:t>
      </w:r>
      <w:r w:rsidR="007025B1">
        <w:rPr>
          <w:rFonts w:ascii="Arial" w:hAnsi="Arial" w:cs="Arial"/>
          <w:color w:val="000000"/>
          <w:sz w:val="24"/>
        </w:rPr>
        <w:t xml:space="preserve"> </w:t>
      </w:r>
      <w:r>
        <w:rPr>
          <w:rFonts w:ascii="Arial"/>
          <w:color w:val="000000"/>
          <w:sz w:val="24"/>
        </w:rPr>
        <w:t>Statement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of</w:t>
      </w:r>
      <w:r>
        <w:rPr>
          <w:rFonts w:ascii="Arial"/>
          <w:color w:val="000000"/>
          <w:sz w:val="24"/>
        </w:rPr>
        <w:t xml:space="preserve"> Account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from</w:t>
      </w:r>
      <w:r>
        <w:rPr>
          <w:rFonts w:ascii="Arial"/>
          <w:color w:val="000000"/>
          <w:spacing w:val="2"/>
          <w:sz w:val="24"/>
        </w:rPr>
        <w:t xml:space="preserve"> </w:t>
      </w:r>
      <w:r>
        <w:rPr>
          <w:rFonts w:ascii="Arial"/>
          <w:color w:val="000000"/>
          <w:sz w:val="24"/>
        </w:rPr>
        <w:t>U.S.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Bank.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The</w:t>
      </w:r>
      <w:r>
        <w:rPr>
          <w:rFonts w:ascii="Arial"/>
          <w:color w:val="000000"/>
          <w:spacing w:val="2"/>
          <w:sz w:val="24"/>
        </w:rPr>
        <w:t xml:space="preserve"> </w:t>
      </w:r>
      <w:r>
        <w:rPr>
          <w:rFonts w:ascii="Arial"/>
          <w:color w:val="000000"/>
          <w:sz w:val="24"/>
        </w:rPr>
        <w:t>statement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will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itemize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each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transaction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that</w:t>
      </w:r>
      <w:r w:rsidR="007025B1">
        <w:rPr>
          <w:rFonts w:ascii="Arial" w:hAnsi="Arial" w:cs="Arial"/>
          <w:color w:val="000000"/>
          <w:sz w:val="24"/>
        </w:rPr>
        <w:t xml:space="preserve"> </w:t>
      </w:r>
      <w:r>
        <w:rPr>
          <w:rFonts w:ascii="Arial"/>
          <w:color w:val="000000"/>
          <w:sz w:val="24"/>
        </w:rPr>
        <w:t>was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charged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to</w:t>
      </w:r>
      <w:r>
        <w:rPr>
          <w:rFonts w:ascii="Arial"/>
          <w:color w:val="000000"/>
          <w:spacing w:val="2"/>
          <w:sz w:val="24"/>
        </w:rPr>
        <w:t xml:space="preserve"> </w:t>
      </w:r>
      <w:r>
        <w:rPr>
          <w:rFonts w:ascii="Arial"/>
          <w:color w:val="000000"/>
          <w:sz w:val="24"/>
        </w:rPr>
        <w:t>your Procurement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Card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account.</w:t>
      </w:r>
    </w:p>
    <w:p w14:paraId="55CE4383" w14:textId="58E49BEC" w:rsidR="00C841BD" w:rsidRDefault="00B218E9" w:rsidP="008E0796">
      <w:pPr>
        <w:spacing w:before="82" w:after="0" w:line="276" w:lineRule="exact"/>
        <w:jc w:val="left"/>
        <w:rPr>
          <w:rFonts w:ascii="Arial"/>
          <w:color w:val="000000"/>
          <w:sz w:val="24"/>
        </w:rPr>
      </w:pPr>
      <w:r>
        <w:rPr>
          <w:rFonts w:ascii="Arial"/>
          <w:color w:val="000000"/>
          <w:sz w:val="24"/>
        </w:rPr>
        <w:t>Upon receipt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of</w:t>
      </w:r>
      <w:r>
        <w:rPr>
          <w:rFonts w:ascii="Arial"/>
          <w:color w:val="000000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the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statement,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each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cardholder must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complete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the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following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steps </w:t>
      </w:r>
      <w:r>
        <w:rPr>
          <w:rFonts w:ascii="Arial" w:hAnsi="Arial" w:cs="Arial"/>
          <w:color w:val="000000"/>
          <w:sz w:val="24"/>
        </w:rPr>
        <w:t>within</w:t>
      </w:r>
      <w:r w:rsidR="007025B1">
        <w:rPr>
          <w:rFonts w:ascii="Arial" w:hAnsi="Arial" w:cs="Arial"/>
          <w:color w:val="000000"/>
          <w:sz w:val="24"/>
        </w:rPr>
        <w:t xml:space="preserve"> </w:t>
      </w:r>
      <w:r>
        <w:rPr>
          <w:rFonts w:ascii="Arial"/>
          <w:color w:val="000000"/>
          <w:sz w:val="24"/>
        </w:rPr>
        <w:t>5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days:</w:t>
      </w:r>
    </w:p>
    <w:p w14:paraId="6500C923" w14:textId="77777777" w:rsidR="00C841BD" w:rsidRPr="00C45413" w:rsidRDefault="00C841BD" w:rsidP="008E0796">
      <w:pPr>
        <w:spacing w:before="0" w:after="0" w:line="0" w:lineRule="atLeast"/>
        <w:jc w:val="left"/>
        <w:rPr>
          <w:rFonts w:ascii="Arial"/>
          <w:color w:val="FF0000"/>
          <w:sz w:val="20"/>
        </w:rPr>
      </w:pPr>
    </w:p>
    <w:p w14:paraId="7ACBB0CC" w14:textId="6B6CBC36" w:rsidR="00C841BD" w:rsidRDefault="00B218E9" w:rsidP="007025B1">
      <w:pPr>
        <w:spacing w:before="0" w:after="0" w:line="276" w:lineRule="exact"/>
        <w:ind w:left="720" w:hanging="360"/>
        <w:jc w:val="left"/>
        <w:rPr>
          <w:rFonts w:ascii="Arial"/>
          <w:color w:val="000000"/>
          <w:sz w:val="24"/>
        </w:rPr>
      </w:pPr>
      <w:bookmarkStart w:id="52" w:name="br10"/>
      <w:bookmarkEnd w:id="52"/>
      <w:r>
        <w:rPr>
          <w:rFonts w:ascii="Arial"/>
          <w:color w:val="000000"/>
          <w:spacing w:val="1"/>
          <w:sz w:val="24"/>
        </w:rPr>
        <w:t>1.</w:t>
      </w:r>
      <w:r>
        <w:rPr>
          <w:rFonts w:ascii="Arial"/>
          <w:color w:val="000000"/>
          <w:spacing w:val="91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Review </w:t>
      </w:r>
      <w:r>
        <w:rPr>
          <w:rFonts w:ascii="Arial"/>
          <w:color w:val="000000"/>
          <w:spacing w:val="1"/>
          <w:sz w:val="24"/>
        </w:rPr>
        <w:t>the</w:t>
      </w:r>
      <w:r>
        <w:rPr>
          <w:rFonts w:ascii="Arial"/>
          <w:color w:val="000000"/>
          <w:sz w:val="24"/>
        </w:rPr>
        <w:t xml:space="preserve"> statement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for accuracy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and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reconcile</w:t>
      </w:r>
      <w:r>
        <w:rPr>
          <w:rFonts w:ascii="Arial"/>
          <w:color w:val="000000"/>
          <w:spacing w:val="1"/>
          <w:sz w:val="24"/>
        </w:rPr>
        <w:t xml:space="preserve"> the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bank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z w:val="24"/>
        </w:rPr>
        <w:t>statement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with</w:t>
      </w:r>
      <w:r>
        <w:rPr>
          <w:rFonts w:ascii="Arial"/>
          <w:color w:val="000000"/>
          <w:spacing w:val="2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the</w:t>
      </w:r>
      <w:r>
        <w:rPr>
          <w:rFonts w:ascii="Arial"/>
          <w:color w:val="000000"/>
          <w:spacing w:val="293"/>
          <w:sz w:val="24"/>
        </w:rPr>
        <w:t xml:space="preserve"> </w:t>
      </w:r>
      <w:r>
        <w:rPr>
          <w:rFonts w:ascii="Arial"/>
          <w:color w:val="000000"/>
          <w:sz w:val="24"/>
        </w:rPr>
        <w:t>Procurement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Card Transaction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Log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and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vendor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receipt/invoices.</w:t>
      </w:r>
    </w:p>
    <w:p w14:paraId="734A6E9A" w14:textId="760C6560" w:rsidR="00C841BD" w:rsidRDefault="00B218E9" w:rsidP="007025B1">
      <w:pPr>
        <w:spacing w:before="79" w:after="0" w:line="276" w:lineRule="exact"/>
        <w:ind w:left="720" w:hanging="360"/>
        <w:jc w:val="left"/>
        <w:rPr>
          <w:rFonts w:ascii="Arial"/>
          <w:color w:val="000000"/>
          <w:sz w:val="24"/>
        </w:rPr>
      </w:pPr>
      <w:r>
        <w:rPr>
          <w:rFonts w:ascii="Arial"/>
          <w:color w:val="000000"/>
          <w:spacing w:val="1"/>
          <w:sz w:val="24"/>
        </w:rPr>
        <w:t>2.</w:t>
      </w:r>
      <w:r>
        <w:rPr>
          <w:rFonts w:ascii="Arial"/>
          <w:color w:val="000000"/>
          <w:spacing w:val="91"/>
          <w:sz w:val="24"/>
        </w:rPr>
        <w:t xml:space="preserve"> </w:t>
      </w:r>
      <w:r>
        <w:rPr>
          <w:rFonts w:ascii="Arial"/>
          <w:color w:val="000000"/>
          <w:sz w:val="24"/>
        </w:rPr>
        <w:t>Assemble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the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reconciled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statement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packet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in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the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following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order: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Statement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 w:hAnsi="Arial" w:cs="Arial"/>
          <w:color w:val="000000"/>
          <w:spacing w:val="1"/>
          <w:sz w:val="24"/>
        </w:rPr>
        <w:t>of</w:t>
      </w:r>
      <w:r>
        <w:rPr>
          <w:rFonts w:ascii="Arial"/>
          <w:color w:val="000000"/>
          <w:spacing w:val="293"/>
          <w:sz w:val="24"/>
        </w:rPr>
        <w:t xml:space="preserve"> </w:t>
      </w:r>
      <w:r>
        <w:rPr>
          <w:rFonts w:ascii="Arial"/>
          <w:color w:val="000000"/>
          <w:sz w:val="24"/>
        </w:rPr>
        <w:t>Account,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Procurement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Card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Transaction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Log,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receipts,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and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charge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back </w:t>
      </w:r>
      <w:r>
        <w:rPr>
          <w:rFonts w:ascii="Arial"/>
          <w:color w:val="000000"/>
          <w:spacing w:val="1"/>
          <w:sz w:val="24"/>
        </w:rPr>
        <w:t>or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return</w:t>
      </w:r>
      <w:r>
        <w:rPr>
          <w:rFonts w:ascii="Arial"/>
          <w:color w:val="000000"/>
          <w:spacing w:val="293"/>
          <w:sz w:val="24"/>
        </w:rPr>
        <w:t xml:space="preserve"> </w:t>
      </w:r>
      <w:r>
        <w:rPr>
          <w:rFonts w:ascii="Arial"/>
          <w:color w:val="000000"/>
          <w:sz w:val="24"/>
        </w:rPr>
        <w:t>receipts with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description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(if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applicable).</w:t>
      </w:r>
    </w:p>
    <w:p w14:paraId="09820AC0" w14:textId="549A101B" w:rsidR="00C841BD" w:rsidRDefault="00B218E9" w:rsidP="007025B1">
      <w:pPr>
        <w:spacing w:before="82" w:after="0" w:line="276" w:lineRule="exact"/>
        <w:ind w:left="720" w:hanging="360"/>
        <w:jc w:val="left"/>
        <w:rPr>
          <w:rFonts w:ascii="Arial"/>
          <w:color w:val="000000"/>
          <w:sz w:val="24"/>
        </w:rPr>
      </w:pPr>
      <w:r>
        <w:rPr>
          <w:rFonts w:ascii="Arial"/>
          <w:color w:val="000000"/>
          <w:spacing w:val="1"/>
          <w:sz w:val="24"/>
        </w:rPr>
        <w:t>3.</w:t>
      </w:r>
      <w:r>
        <w:rPr>
          <w:rFonts w:ascii="Arial"/>
          <w:color w:val="000000"/>
          <w:spacing w:val="91"/>
          <w:sz w:val="24"/>
        </w:rPr>
        <w:t xml:space="preserve"> </w:t>
      </w:r>
      <w:r>
        <w:rPr>
          <w:rFonts w:ascii="Arial"/>
          <w:color w:val="000000"/>
          <w:sz w:val="24"/>
        </w:rPr>
        <w:t>Sign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the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statement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and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forward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to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the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Approving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Official </w:t>
      </w:r>
      <w:r>
        <w:rPr>
          <w:rFonts w:ascii="Arial"/>
          <w:color w:val="000000"/>
          <w:spacing w:val="-1"/>
          <w:sz w:val="24"/>
        </w:rPr>
        <w:t>within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five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(5) days </w:t>
      </w:r>
      <w:r>
        <w:rPr>
          <w:rFonts w:ascii="Arial" w:hAnsi="Arial" w:cs="Arial"/>
          <w:color w:val="000000"/>
          <w:spacing w:val="-1"/>
          <w:sz w:val="24"/>
        </w:rPr>
        <w:t>of</w:t>
      </w:r>
      <w:r>
        <w:rPr>
          <w:rFonts w:ascii="Arial"/>
          <w:color w:val="000000"/>
          <w:spacing w:val="293"/>
          <w:sz w:val="24"/>
        </w:rPr>
        <w:t xml:space="preserve"> </w:t>
      </w:r>
      <w:r>
        <w:rPr>
          <w:rFonts w:ascii="Arial"/>
          <w:color w:val="000000"/>
          <w:sz w:val="24"/>
        </w:rPr>
        <w:t>receipt.</w:t>
      </w:r>
    </w:p>
    <w:p w14:paraId="5CE32484" w14:textId="61786D26" w:rsidR="00C841BD" w:rsidRDefault="00B218E9" w:rsidP="008E0796">
      <w:pPr>
        <w:spacing w:after="0" w:line="276" w:lineRule="exact"/>
        <w:jc w:val="left"/>
        <w:rPr>
          <w:rFonts w:ascii="Arial"/>
          <w:color w:val="000000"/>
          <w:sz w:val="24"/>
        </w:rPr>
      </w:pPr>
      <w:r>
        <w:rPr>
          <w:rFonts w:ascii="Arial"/>
          <w:color w:val="000000"/>
          <w:sz w:val="24"/>
        </w:rPr>
        <w:t>If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the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cardholder </w:t>
      </w:r>
      <w:r>
        <w:rPr>
          <w:rFonts w:ascii="Arial"/>
          <w:color w:val="000000"/>
          <w:spacing w:val="-1"/>
          <w:sz w:val="24"/>
        </w:rPr>
        <w:t>is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unable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to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review his/her Statement</w:t>
      </w:r>
      <w:r>
        <w:rPr>
          <w:rFonts w:ascii="Arial"/>
          <w:color w:val="000000"/>
          <w:spacing w:val="1"/>
          <w:sz w:val="24"/>
        </w:rPr>
        <w:t xml:space="preserve"> of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z w:val="24"/>
        </w:rPr>
        <w:t>Account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within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the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five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(5) </w:t>
      </w:r>
      <w:r>
        <w:rPr>
          <w:rFonts w:ascii="Arial" w:hAnsi="Arial" w:cs="Arial"/>
          <w:color w:val="000000"/>
          <w:spacing w:val="1"/>
          <w:sz w:val="24"/>
        </w:rPr>
        <w:t>day</w:t>
      </w:r>
      <w:r w:rsidR="007025B1">
        <w:rPr>
          <w:rFonts w:ascii="Arial" w:hAnsi="Arial" w:cs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period,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all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paperwork including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receipts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and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the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Procurement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Card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Transaction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Log</w:t>
      </w:r>
      <w:r w:rsidR="007025B1">
        <w:rPr>
          <w:rFonts w:ascii="Arial" w:hAnsi="Arial" w:cs="Arial"/>
          <w:color w:val="000000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must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be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forwarded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to</w:t>
      </w:r>
      <w:r>
        <w:rPr>
          <w:rFonts w:ascii="Arial"/>
          <w:color w:val="000000"/>
          <w:spacing w:val="2"/>
          <w:sz w:val="24"/>
        </w:rPr>
        <w:t xml:space="preserve"> </w:t>
      </w:r>
      <w:r>
        <w:rPr>
          <w:rFonts w:ascii="Arial"/>
          <w:color w:val="000000"/>
          <w:sz w:val="24"/>
        </w:rPr>
        <w:t>the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Approving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Official </w:t>
      </w:r>
      <w:r>
        <w:rPr>
          <w:rFonts w:ascii="Arial"/>
          <w:color w:val="000000"/>
          <w:spacing w:val="-1"/>
          <w:sz w:val="24"/>
        </w:rPr>
        <w:t>to</w:t>
      </w:r>
      <w:r>
        <w:rPr>
          <w:rFonts w:ascii="Arial"/>
          <w:color w:val="000000"/>
          <w:spacing w:val="2"/>
          <w:sz w:val="24"/>
        </w:rPr>
        <w:t xml:space="preserve"> </w:t>
      </w:r>
      <w:r>
        <w:rPr>
          <w:rFonts w:ascii="Arial"/>
          <w:color w:val="000000"/>
          <w:sz w:val="24"/>
        </w:rPr>
        <w:t>process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z w:val="24"/>
        </w:rPr>
        <w:t>in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the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cardholder’s</w:t>
      </w:r>
      <w:r>
        <w:rPr>
          <w:rFonts w:ascii="Arial"/>
          <w:color w:val="000000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absence.</w:t>
      </w:r>
      <w:r w:rsidR="007025B1">
        <w:rPr>
          <w:rFonts w:ascii="Arial" w:hAnsi="Arial" w:cs="Arial"/>
          <w:color w:val="000000"/>
          <w:sz w:val="24"/>
        </w:rPr>
        <w:t xml:space="preserve"> </w:t>
      </w:r>
      <w:r>
        <w:rPr>
          <w:rFonts w:ascii="Arial"/>
          <w:color w:val="000000"/>
          <w:sz w:val="24"/>
        </w:rPr>
        <w:t>Upon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a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cardholder’s</w:t>
      </w:r>
      <w:r>
        <w:rPr>
          <w:rFonts w:ascii="Arial"/>
          <w:color w:val="000000"/>
          <w:sz w:val="24"/>
        </w:rPr>
        <w:t xml:space="preserve"> return from</w:t>
      </w:r>
      <w:r>
        <w:rPr>
          <w:rFonts w:ascii="Arial"/>
          <w:color w:val="000000"/>
          <w:spacing w:val="2"/>
          <w:sz w:val="24"/>
        </w:rPr>
        <w:t xml:space="preserve"> </w:t>
      </w:r>
      <w:r>
        <w:rPr>
          <w:rFonts w:ascii="Arial"/>
          <w:color w:val="000000"/>
          <w:sz w:val="24"/>
        </w:rPr>
        <w:t>vacation,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 xml:space="preserve">the </w:t>
      </w:r>
      <w:r>
        <w:rPr>
          <w:rFonts w:ascii="Arial"/>
          <w:color w:val="000000"/>
          <w:sz w:val="24"/>
        </w:rPr>
        <w:t xml:space="preserve">cardholder </w:t>
      </w:r>
      <w:r>
        <w:rPr>
          <w:rFonts w:ascii="Arial"/>
          <w:color w:val="000000"/>
          <w:spacing w:val="-1"/>
          <w:sz w:val="24"/>
        </w:rPr>
        <w:t>will</w:t>
      </w:r>
      <w:r>
        <w:rPr>
          <w:rFonts w:ascii="Arial"/>
          <w:color w:val="000000"/>
          <w:spacing w:val="1"/>
          <w:sz w:val="24"/>
        </w:rPr>
        <w:t xml:space="preserve"> be</w:t>
      </w:r>
      <w:r>
        <w:rPr>
          <w:rFonts w:ascii="Arial"/>
          <w:color w:val="000000"/>
          <w:sz w:val="24"/>
        </w:rPr>
        <w:t xml:space="preserve"> required</w:t>
      </w:r>
      <w:r>
        <w:rPr>
          <w:rFonts w:ascii="Arial"/>
          <w:color w:val="000000"/>
          <w:spacing w:val="1"/>
          <w:sz w:val="24"/>
        </w:rPr>
        <w:t xml:space="preserve"> to</w:t>
      </w:r>
      <w:r>
        <w:rPr>
          <w:rFonts w:ascii="Arial"/>
          <w:color w:val="000000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sign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the</w:t>
      </w:r>
      <w:r w:rsidR="007025B1">
        <w:rPr>
          <w:rFonts w:ascii="Arial" w:hAnsi="Arial" w:cs="Arial"/>
          <w:color w:val="000000"/>
          <w:sz w:val="24"/>
        </w:rPr>
        <w:t xml:space="preserve"> </w:t>
      </w:r>
      <w:r>
        <w:rPr>
          <w:rFonts w:ascii="Arial"/>
          <w:color w:val="000000"/>
          <w:sz w:val="24"/>
        </w:rPr>
        <w:t>original Statement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of</w:t>
      </w:r>
      <w:r>
        <w:rPr>
          <w:rFonts w:ascii="Arial"/>
          <w:color w:val="000000"/>
          <w:sz w:val="24"/>
        </w:rPr>
        <w:t xml:space="preserve"> Account.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If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a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cardholder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had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no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purchase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activity during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a</w:t>
      </w:r>
      <w:r w:rsidR="007025B1">
        <w:rPr>
          <w:rFonts w:ascii="Arial" w:hAnsi="Arial" w:cs="Arial"/>
          <w:color w:val="000000"/>
          <w:sz w:val="24"/>
        </w:rPr>
        <w:t xml:space="preserve"> </w:t>
      </w:r>
      <w:r>
        <w:rPr>
          <w:rFonts w:ascii="Arial"/>
          <w:color w:val="000000"/>
          <w:sz w:val="24"/>
        </w:rPr>
        <w:t>particular billing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cycle,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no</w:t>
      </w:r>
      <w:r>
        <w:rPr>
          <w:rFonts w:ascii="Arial"/>
          <w:color w:val="000000"/>
          <w:sz w:val="24"/>
        </w:rPr>
        <w:t xml:space="preserve"> statement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will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be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generated.</w:t>
      </w:r>
    </w:p>
    <w:p w14:paraId="10FCC1B5" w14:textId="77777777" w:rsidR="00C841BD" w:rsidRDefault="00B218E9" w:rsidP="008E0796">
      <w:pPr>
        <w:spacing w:before="295" w:after="0" w:line="324" w:lineRule="exact"/>
        <w:jc w:val="left"/>
        <w:rPr>
          <w:rFonts w:ascii="Arial"/>
          <w:b/>
          <w:color w:val="000000"/>
          <w:sz w:val="28"/>
        </w:rPr>
      </w:pPr>
      <w:r>
        <w:rPr>
          <w:rFonts w:ascii="Arial"/>
          <w:b/>
          <w:color w:val="1F3864"/>
          <w:sz w:val="28"/>
        </w:rPr>
        <w:t>15.</w:t>
      </w:r>
      <w:r>
        <w:rPr>
          <w:rFonts w:ascii="Arial"/>
          <w:b/>
          <w:color w:val="1F3864"/>
          <w:spacing w:val="2"/>
          <w:sz w:val="28"/>
        </w:rPr>
        <w:t xml:space="preserve"> </w:t>
      </w:r>
      <w:r>
        <w:rPr>
          <w:rFonts w:ascii="Arial"/>
          <w:b/>
          <w:color w:val="1F3864"/>
          <w:sz w:val="28"/>
        </w:rPr>
        <w:t>APPROVING</w:t>
      </w:r>
      <w:r>
        <w:rPr>
          <w:rFonts w:ascii="Arial"/>
          <w:b/>
          <w:color w:val="1F3864"/>
          <w:spacing w:val="-1"/>
          <w:sz w:val="28"/>
        </w:rPr>
        <w:t xml:space="preserve"> </w:t>
      </w:r>
      <w:r>
        <w:rPr>
          <w:rFonts w:ascii="Arial"/>
          <w:b/>
          <w:color w:val="1F3864"/>
          <w:sz w:val="28"/>
        </w:rPr>
        <w:t>OFFICIAL</w:t>
      </w:r>
      <w:r>
        <w:rPr>
          <w:rFonts w:ascii="Arial"/>
          <w:b/>
          <w:color w:val="1F3864"/>
          <w:spacing w:val="1"/>
          <w:sz w:val="28"/>
        </w:rPr>
        <w:t xml:space="preserve"> </w:t>
      </w:r>
      <w:r>
        <w:rPr>
          <w:rFonts w:ascii="Arial"/>
          <w:b/>
          <w:color w:val="1F3864"/>
          <w:sz w:val="28"/>
        </w:rPr>
        <w:t>STATEMENT</w:t>
      </w:r>
      <w:r>
        <w:rPr>
          <w:rFonts w:ascii="Arial"/>
          <w:b/>
          <w:color w:val="1F3864"/>
          <w:spacing w:val="1"/>
          <w:sz w:val="28"/>
        </w:rPr>
        <w:t xml:space="preserve"> </w:t>
      </w:r>
      <w:r>
        <w:rPr>
          <w:rFonts w:ascii="Arial"/>
          <w:b/>
          <w:color w:val="1F3864"/>
          <w:sz w:val="28"/>
        </w:rPr>
        <w:t>RECONCILIATION</w:t>
      </w:r>
    </w:p>
    <w:p w14:paraId="4BA009DB" w14:textId="3A0907A3" w:rsidR="00C841BD" w:rsidRDefault="00B218E9" w:rsidP="008E0796">
      <w:pPr>
        <w:spacing w:before="123" w:after="0" w:line="276" w:lineRule="exact"/>
        <w:jc w:val="left"/>
        <w:rPr>
          <w:rFonts w:ascii="Arial"/>
          <w:color w:val="000000"/>
          <w:sz w:val="24"/>
        </w:rPr>
      </w:pPr>
      <w:r>
        <w:rPr>
          <w:rFonts w:ascii="Arial"/>
          <w:color w:val="000000"/>
          <w:sz w:val="24"/>
        </w:rPr>
        <w:t>Within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five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(5) working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days after </w:t>
      </w:r>
      <w:r>
        <w:rPr>
          <w:rFonts w:ascii="Arial"/>
          <w:color w:val="000000"/>
          <w:spacing w:val="-1"/>
          <w:sz w:val="24"/>
        </w:rPr>
        <w:t>the</w:t>
      </w:r>
      <w:r>
        <w:rPr>
          <w:rFonts w:ascii="Arial"/>
          <w:color w:val="000000"/>
          <w:sz w:val="24"/>
        </w:rPr>
        <w:t xml:space="preserve"> Approving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Official receives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the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bank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statement</w:t>
      </w:r>
      <w:r w:rsidR="007025B1">
        <w:rPr>
          <w:rFonts w:ascii="Arial" w:hAnsi="Arial" w:cs="Arial"/>
          <w:color w:val="000000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and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documentation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from</w:t>
      </w:r>
      <w:r>
        <w:rPr>
          <w:rFonts w:ascii="Arial"/>
          <w:color w:val="000000"/>
          <w:spacing w:val="2"/>
          <w:sz w:val="24"/>
        </w:rPr>
        <w:t xml:space="preserve"> </w:t>
      </w:r>
      <w:r>
        <w:rPr>
          <w:rFonts w:ascii="Arial"/>
          <w:color w:val="000000"/>
          <w:sz w:val="24"/>
        </w:rPr>
        <w:t>each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Cardholder, </w:t>
      </w:r>
      <w:r>
        <w:rPr>
          <w:rFonts w:ascii="Arial"/>
          <w:color w:val="000000"/>
          <w:spacing w:val="-2"/>
          <w:sz w:val="24"/>
        </w:rPr>
        <w:t>the</w:t>
      </w:r>
      <w:r>
        <w:rPr>
          <w:rFonts w:ascii="Arial"/>
          <w:color w:val="000000"/>
          <w:spacing w:val="2"/>
          <w:sz w:val="24"/>
        </w:rPr>
        <w:t xml:space="preserve"> </w:t>
      </w:r>
      <w:r>
        <w:rPr>
          <w:rFonts w:ascii="Arial"/>
          <w:color w:val="000000"/>
          <w:sz w:val="24"/>
        </w:rPr>
        <w:t>Approving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Official will </w:t>
      </w:r>
      <w:r>
        <w:rPr>
          <w:rFonts w:ascii="Arial"/>
          <w:color w:val="000000"/>
          <w:spacing w:val="1"/>
          <w:sz w:val="24"/>
        </w:rPr>
        <w:t>be</w:t>
      </w:r>
      <w:r>
        <w:rPr>
          <w:rFonts w:ascii="Arial"/>
          <w:color w:val="000000"/>
          <w:sz w:val="24"/>
        </w:rPr>
        <w:t xml:space="preserve"> responsible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 w:hAnsi="Arial" w:cs="Arial"/>
          <w:color w:val="000000"/>
          <w:spacing w:val="1"/>
          <w:sz w:val="24"/>
        </w:rPr>
        <w:t>for</w:t>
      </w:r>
      <w:r w:rsidR="007025B1">
        <w:rPr>
          <w:rFonts w:ascii="Arial" w:hAnsi="Arial" w:cs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the</w:t>
      </w:r>
      <w:r>
        <w:rPr>
          <w:rFonts w:ascii="Arial"/>
          <w:color w:val="000000"/>
          <w:sz w:val="24"/>
        </w:rPr>
        <w:t xml:space="preserve"> following:</w:t>
      </w:r>
    </w:p>
    <w:p w14:paraId="55A6ECE0" w14:textId="0776D3C8" w:rsidR="00C841BD" w:rsidRDefault="00B218E9" w:rsidP="007025B1">
      <w:pPr>
        <w:spacing w:before="79" w:after="0" w:line="276" w:lineRule="exact"/>
        <w:ind w:left="720" w:hanging="360"/>
        <w:jc w:val="left"/>
        <w:rPr>
          <w:rFonts w:ascii="Arial"/>
          <w:color w:val="000000"/>
          <w:sz w:val="24"/>
        </w:rPr>
      </w:pPr>
      <w:r>
        <w:rPr>
          <w:rFonts w:ascii="Arial"/>
          <w:color w:val="000000"/>
          <w:spacing w:val="1"/>
          <w:sz w:val="24"/>
        </w:rPr>
        <w:t>1.</w:t>
      </w:r>
      <w:r>
        <w:rPr>
          <w:rFonts w:ascii="Arial"/>
          <w:color w:val="000000"/>
          <w:spacing w:val="91"/>
          <w:sz w:val="24"/>
        </w:rPr>
        <w:t xml:space="preserve"> </w:t>
      </w:r>
      <w:r>
        <w:rPr>
          <w:rFonts w:ascii="Arial"/>
          <w:color w:val="000000"/>
          <w:sz w:val="24"/>
        </w:rPr>
        <w:t>Comparing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the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bank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z w:val="24"/>
        </w:rPr>
        <w:t>statements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and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documentation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received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from</w:t>
      </w:r>
      <w:r>
        <w:rPr>
          <w:rFonts w:ascii="Arial"/>
          <w:color w:val="000000"/>
          <w:spacing w:val="2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cardholders</w:t>
      </w:r>
      <w:r>
        <w:rPr>
          <w:rFonts w:ascii="Arial"/>
          <w:color w:val="000000"/>
          <w:spacing w:val="293"/>
          <w:sz w:val="24"/>
        </w:rPr>
        <w:t xml:space="preserve"> </w:t>
      </w:r>
      <w:r>
        <w:rPr>
          <w:rFonts w:ascii="Arial"/>
          <w:color w:val="000000"/>
          <w:sz w:val="24"/>
        </w:rPr>
        <w:t>with</w:t>
      </w:r>
      <w:r>
        <w:rPr>
          <w:rFonts w:ascii="Arial"/>
          <w:color w:val="000000"/>
          <w:spacing w:val="2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the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U.S.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Bank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z w:val="24"/>
        </w:rPr>
        <w:t>Detail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Invoice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and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Approving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Official Summary report.</w:t>
      </w:r>
    </w:p>
    <w:p w14:paraId="7FDA30CD" w14:textId="74A751C8" w:rsidR="00C841BD" w:rsidRDefault="00B218E9" w:rsidP="007025B1">
      <w:pPr>
        <w:spacing w:before="79" w:after="0" w:line="276" w:lineRule="exact"/>
        <w:ind w:left="720" w:hanging="360"/>
        <w:jc w:val="left"/>
        <w:rPr>
          <w:rFonts w:ascii="Arial"/>
          <w:color w:val="000000"/>
          <w:sz w:val="24"/>
        </w:rPr>
      </w:pPr>
      <w:r>
        <w:rPr>
          <w:rFonts w:ascii="Arial"/>
          <w:color w:val="000000"/>
          <w:spacing w:val="1"/>
          <w:sz w:val="24"/>
        </w:rPr>
        <w:lastRenderedPageBreak/>
        <w:t>2.</w:t>
      </w:r>
      <w:r>
        <w:rPr>
          <w:rFonts w:ascii="Arial"/>
          <w:color w:val="000000"/>
          <w:spacing w:val="91"/>
          <w:sz w:val="24"/>
        </w:rPr>
        <w:t xml:space="preserve"> </w:t>
      </w:r>
      <w:r>
        <w:rPr>
          <w:rFonts w:ascii="Arial"/>
          <w:color w:val="000000"/>
          <w:sz w:val="24"/>
        </w:rPr>
        <w:t>Reviewing</w:t>
      </w:r>
      <w:r>
        <w:rPr>
          <w:rFonts w:ascii="Arial"/>
          <w:color w:val="000000"/>
          <w:spacing w:val="1"/>
          <w:sz w:val="24"/>
        </w:rPr>
        <w:t xml:space="preserve"> all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charges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to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ensure that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purchases </w:t>
      </w:r>
      <w:r>
        <w:rPr>
          <w:rFonts w:ascii="Arial"/>
          <w:color w:val="000000"/>
          <w:spacing w:val="1"/>
          <w:sz w:val="24"/>
        </w:rPr>
        <w:t>are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appropriate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and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not</w:t>
      </w:r>
      <w:r>
        <w:rPr>
          <w:rFonts w:ascii="Arial"/>
          <w:color w:val="000000"/>
          <w:sz w:val="24"/>
        </w:rPr>
        <w:t xml:space="preserve"> </w:t>
      </w:r>
      <w:r>
        <w:rPr>
          <w:rFonts w:ascii="Arial" w:hAnsi="Arial" w:cs="Arial"/>
          <w:color w:val="000000"/>
          <w:spacing w:val="-3"/>
          <w:sz w:val="24"/>
        </w:rPr>
        <w:t>in</w:t>
      </w:r>
      <w:r>
        <w:rPr>
          <w:rFonts w:ascii="Arial"/>
          <w:color w:val="000000"/>
          <w:spacing w:val="293"/>
          <w:sz w:val="24"/>
        </w:rPr>
        <w:t xml:space="preserve"> </w:t>
      </w:r>
      <w:r>
        <w:rPr>
          <w:rFonts w:ascii="Arial"/>
          <w:color w:val="000000"/>
          <w:sz w:val="24"/>
        </w:rPr>
        <w:t>violation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of</w:t>
      </w:r>
      <w:r>
        <w:rPr>
          <w:rFonts w:ascii="Arial"/>
          <w:color w:val="000000"/>
          <w:sz w:val="24"/>
        </w:rPr>
        <w:t xml:space="preserve"> procedure.</w:t>
      </w:r>
    </w:p>
    <w:p w14:paraId="708F2A19" w14:textId="51F9535A" w:rsidR="00C841BD" w:rsidRDefault="00B218E9" w:rsidP="007025B1">
      <w:pPr>
        <w:spacing w:before="81" w:after="0" w:line="276" w:lineRule="exact"/>
        <w:ind w:left="720" w:hanging="360"/>
        <w:jc w:val="left"/>
        <w:rPr>
          <w:rFonts w:ascii="Arial"/>
          <w:color w:val="000000"/>
          <w:sz w:val="24"/>
        </w:rPr>
      </w:pPr>
      <w:r>
        <w:rPr>
          <w:rFonts w:ascii="Arial"/>
          <w:color w:val="000000"/>
          <w:spacing w:val="1"/>
          <w:sz w:val="24"/>
        </w:rPr>
        <w:t>3.</w:t>
      </w:r>
      <w:r>
        <w:rPr>
          <w:rFonts w:ascii="Arial"/>
          <w:color w:val="000000"/>
          <w:spacing w:val="91"/>
          <w:sz w:val="24"/>
        </w:rPr>
        <w:t xml:space="preserve"> </w:t>
      </w:r>
      <w:r>
        <w:rPr>
          <w:rFonts w:ascii="Arial"/>
          <w:color w:val="000000"/>
          <w:sz w:val="24"/>
        </w:rPr>
        <w:t>Reviewing,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approving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and</w:t>
      </w:r>
      <w:r>
        <w:rPr>
          <w:rFonts w:ascii="Arial"/>
          <w:color w:val="000000"/>
          <w:sz w:val="24"/>
        </w:rPr>
        <w:t xml:space="preserve"> signing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the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bank statement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and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Procurement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Card</w:t>
      </w:r>
      <w:r>
        <w:rPr>
          <w:rFonts w:ascii="Arial"/>
          <w:color w:val="000000"/>
          <w:spacing w:val="293"/>
          <w:sz w:val="24"/>
        </w:rPr>
        <w:t xml:space="preserve"> </w:t>
      </w:r>
      <w:r>
        <w:rPr>
          <w:rFonts w:ascii="Arial"/>
          <w:color w:val="000000"/>
          <w:sz w:val="24"/>
        </w:rPr>
        <w:t>Transaction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Log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for each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cardholder </w:t>
      </w:r>
      <w:r>
        <w:rPr>
          <w:rFonts w:ascii="Arial"/>
          <w:color w:val="000000"/>
          <w:spacing w:val="-1"/>
          <w:sz w:val="24"/>
        </w:rPr>
        <w:t xml:space="preserve">in </w:t>
      </w:r>
      <w:r>
        <w:rPr>
          <w:rFonts w:ascii="Arial"/>
          <w:color w:val="000000"/>
          <w:spacing w:val="1"/>
          <w:sz w:val="24"/>
        </w:rPr>
        <w:t>his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or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her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department.</w:t>
      </w:r>
    </w:p>
    <w:p w14:paraId="3F4EE436" w14:textId="64FF7A89" w:rsidR="00C841BD" w:rsidRDefault="00B218E9" w:rsidP="007025B1">
      <w:pPr>
        <w:spacing w:before="79" w:after="0" w:line="276" w:lineRule="exact"/>
        <w:ind w:left="720" w:hanging="360"/>
        <w:jc w:val="left"/>
        <w:rPr>
          <w:rFonts w:ascii="Arial"/>
          <w:color w:val="000000"/>
          <w:sz w:val="24"/>
        </w:rPr>
      </w:pPr>
      <w:r>
        <w:rPr>
          <w:rFonts w:ascii="Arial"/>
          <w:color w:val="000000"/>
          <w:spacing w:val="1"/>
          <w:sz w:val="24"/>
        </w:rPr>
        <w:t>4.</w:t>
      </w:r>
      <w:r>
        <w:rPr>
          <w:rFonts w:ascii="Arial"/>
          <w:color w:val="000000"/>
          <w:spacing w:val="91"/>
          <w:sz w:val="24"/>
        </w:rPr>
        <w:t xml:space="preserve"> </w:t>
      </w:r>
      <w:r>
        <w:rPr>
          <w:rFonts w:ascii="Arial"/>
          <w:color w:val="000000"/>
          <w:sz w:val="24"/>
        </w:rPr>
        <w:t>Retaining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copies </w:t>
      </w:r>
      <w:r>
        <w:rPr>
          <w:rFonts w:ascii="Arial"/>
          <w:color w:val="000000"/>
          <w:spacing w:val="1"/>
          <w:sz w:val="24"/>
        </w:rPr>
        <w:t>of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all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z w:val="24"/>
        </w:rPr>
        <w:t>documentation,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Bank</w:t>
      </w:r>
      <w:r>
        <w:rPr>
          <w:rFonts w:ascii="Arial"/>
          <w:color w:val="000000"/>
          <w:spacing w:val="-5"/>
          <w:sz w:val="24"/>
        </w:rPr>
        <w:t xml:space="preserve"> </w:t>
      </w:r>
      <w:r>
        <w:rPr>
          <w:rFonts w:ascii="Arial"/>
          <w:color w:val="000000"/>
          <w:sz w:val="24"/>
        </w:rPr>
        <w:t>Statements,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Procurement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Card</w:t>
      </w:r>
      <w:r>
        <w:rPr>
          <w:rFonts w:ascii="Arial"/>
          <w:color w:val="000000"/>
          <w:spacing w:val="293"/>
          <w:sz w:val="24"/>
        </w:rPr>
        <w:t xml:space="preserve"> </w:t>
      </w:r>
      <w:r>
        <w:rPr>
          <w:rFonts w:ascii="Arial"/>
          <w:color w:val="000000"/>
          <w:sz w:val="24"/>
        </w:rPr>
        <w:t>Transaction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Log,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and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receipts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for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at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least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180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days.</w:t>
      </w:r>
    </w:p>
    <w:p w14:paraId="5095D172" w14:textId="2F0C2237" w:rsidR="00C841BD" w:rsidRDefault="00B218E9" w:rsidP="008E0796">
      <w:pPr>
        <w:spacing w:after="0" w:line="276" w:lineRule="exact"/>
        <w:jc w:val="left"/>
        <w:rPr>
          <w:rFonts w:ascii="Arial"/>
          <w:color w:val="000000"/>
          <w:sz w:val="24"/>
        </w:rPr>
      </w:pPr>
      <w:r>
        <w:rPr>
          <w:rFonts w:ascii="Arial"/>
          <w:color w:val="000000"/>
          <w:sz w:val="24"/>
        </w:rPr>
        <w:t>The Approving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Official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z w:val="24"/>
        </w:rPr>
        <w:t>will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obtain</w:t>
      </w:r>
      <w:r>
        <w:rPr>
          <w:rFonts w:ascii="Arial"/>
          <w:color w:val="000000"/>
          <w:sz w:val="24"/>
        </w:rPr>
        <w:t xml:space="preserve"> Department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Head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approval and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forward </w:t>
      </w:r>
      <w:r>
        <w:rPr>
          <w:rFonts w:ascii="Arial"/>
          <w:color w:val="000000"/>
          <w:spacing w:val="1"/>
          <w:sz w:val="24"/>
        </w:rPr>
        <w:t>the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packet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 w:hAnsi="Arial" w:cs="Arial"/>
          <w:color w:val="000000"/>
          <w:spacing w:val="-2"/>
          <w:sz w:val="24"/>
        </w:rPr>
        <w:t>to</w:t>
      </w:r>
      <w:r w:rsidR="007025B1">
        <w:rPr>
          <w:rFonts w:ascii="Arial" w:hAnsi="Arial" w:cs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Finance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for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payment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within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ten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(10)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z w:val="24"/>
        </w:rPr>
        <w:t>days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of</w:t>
      </w:r>
      <w:r>
        <w:rPr>
          <w:rFonts w:ascii="Arial"/>
          <w:color w:val="000000"/>
          <w:sz w:val="24"/>
        </w:rPr>
        <w:t xml:space="preserve"> </w:t>
      </w:r>
      <w:r>
        <w:rPr>
          <w:rFonts w:ascii="Arial"/>
          <w:color w:val="000000"/>
          <w:spacing w:val="-2"/>
          <w:sz w:val="24"/>
        </w:rPr>
        <w:t>the</w:t>
      </w:r>
      <w:r>
        <w:rPr>
          <w:rFonts w:ascii="Arial"/>
          <w:color w:val="000000"/>
          <w:spacing w:val="2"/>
          <w:sz w:val="24"/>
        </w:rPr>
        <w:t xml:space="preserve"> </w:t>
      </w:r>
      <w:r>
        <w:rPr>
          <w:rFonts w:ascii="Arial"/>
          <w:color w:val="000000"/>
          <w:sz w:val="24"/>
        </w:rPr>
        <w:t>statement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date.</w:t>
      </w:r>
    </w:p>
    <w:p w14:paraId="1E90D67C" w14:textId="77777777" w:rsidR="00C841BD" w:rsidRDefault="00B218E9" w:rsidP="008E0796">
      <w:pPr>
        <w:spacing w:before="297" w:after="0" w:line="324" w:lineRule="exact"/>
        <w:jc w:val="left"/>
        <w:rPr>
          <w:rFonts w:ascii="Arial"/>
          <w:b/>
          <w:color w:val="000000"/>
          <w:sz w:val="28"/>
        </w:rPr>
      </w:pPr>
      <w:r>
        <w:rPr>
          <w:rFonts w:ascii="Arial"/>
          <w:b/>
          <w:color w:val="1F3864"/>
          <w:sz w:val="28"/>
        </w:rPr>
        <w:t>16. DEFECTIVE ITEMS</w:t>
      </w:r>
      <w:r>
        <w:rPr>
          <w:rFonts w:ascii="Arial"/>
          <w:b/>
          <w:color w:val="1F3864"/>
          <w:spacing w:val="-1"/>
          <w:sz w:val="28"/>
        </w:rPr>
        <w:t xml:space="preserve"> AND</w:t>
      </w:r>
      <w:r>
        <w:rPr>
          <w:rFonts w:ascii="Arial"/>
          <w:b/>
          <w:color w:val="1F3864"/>
          <w:spacing w:val="1"/>
          <w:sz w:val="28"/>
        </w:rPr>
        <w:t xml:space="preserve"> </w:t>
      </w:r>
      <w:r>
        <w:rPr>
          <w:rFonts w:ascii="Arial"/>
          <w:b/>
          <w:color w:val="1F3864"/>
          <w:sz w:val="28"/>
        </w:rPr>
        <w:t>DISPUTES</w:t>
      </w:r>
    </w:p>
    <w:p w14:paraId="3581253F" w14:textId="65DECA84" w:rsidR="00C841BD" w:rsidRDefault="00B218E9" w:rsidP="008E0796">
      <w:pPr>
        <w:spacing w:before="121" w:after="0" w:line="276" w:lineRule="exact"/>
        <w:jc w:val="left"/>
        <w:rPr>
          <w:rFonts w:ascii="Arial"/>
          <w:color w:val="000000"/>
          <w:sz w:val="24"/>
        </w:rPr>
      </w:pPr>
      <w:r>
        <w:rPr>
          <w:rFonts w:ascii="Arial"/>
          <w:color w:val="000000"/>
          <w:sz w:val="24"/>
        </w:rPr>
        <w:t>If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items purchased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with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the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Procurement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Card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are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found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defective,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pacing w:val="-2"/>
          <w:sz w:val="24"/>
        </w:rPr>
        <w:t>the</w:t>
      </w:r>
      <w:r>
        <w:rPr>
          <w:rFonts w:ascii="Arial"/>
          <w:color w:val="000000"/>
          <w:spacing w:val="2"/>
          <w:sz w:val="24"/>
        </w:rPr>
        <w:t xml:space="preserve"> </w:t>
      </w:r>
      <w:r>
        <w:rPr>
          <w:rFonts w:ascii="Arial"/>
          <w:color w:val="000000"/>
          <w:sz w:val="24"/>
        </w:rPr>
        <w:t>cardholder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 w:hAnsi="Arial" w:cs="Arial"/>
          <w:color w:val="000000"/>
          <w:spacing w:val="1"/>
          <w:sz w:val="24"/>
        </w:rPr>
        <w:t>has</w:t>
      </w:r>
      <w:r w:rsidR="007025B1">
        <w:rPr>
          <w:rFonts w:ascii="Arial" w:hAnsi="Arial" w:cs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the</w:t>
      </w:r>
      <w:r>
        <w:rPr>
          <w:rFonts w:ascii="Arial"/>
          <w:color w:val="000000"/>
          <w:sz w:val="24"/>
        </w:rPr>
        <w:t xml:space="preserve"> responsibility </w:t>
      </w:r>
      <w:r>
        <w:rPr>
          <w:rFonts w:ascii="Arial"/>
          <w:color w:val="000000"/>
          <w:spacing w:val="1"/>
          <w:sz w:val="24"/>
        </w:rPr>
        <w:t>to</w:t>
      </w:r>
      <w:r>
        <w:rPr>
          <w:rFonts w:ascii="Arial"/>
          <w:color w:val="000000"/>
          <w:sz w:val="24"/>
        </w:rPr>
        <w:t xml:space="preserve"> return the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item(s)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to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the</w:t>
      </w:r>
      <w:r>
        <w:rPr>
          <w:rFonts w:ascii="Arial"/>
          <w:color w:val="000000"/>
          <w:spacing w:val="-4"/>
          <w:sz w:val="24"/>
        </w:rPr>
        <w:t xml:space="preserve"> </w:t>
      </w:r>
      <w:r>
        <w:rPr>
          <w:rFonts w:ascii="Arial"/>
          <w:color w:val="000000"/>
          <w:sz w:val="24"/>
        </w:rPr>
        <w:t>merchant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for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replacement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or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to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receive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a</w:t>
      </w:r>
      <w:r w:rsidR="007025B1">
        <w:rPr>
          <w:rFonts w:ascii="Arial" w:hAnsi="Arial" w:cs="Arial"/>
          <w:color w:val="000000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credit </w:t>
      </w:r>
      <w:r>
        <w:rPr>
          <w:rFonts w:ascii="Arial"/>
          <w:color w:val="000000"/>
          <w:spacing w:val="1"/>
          <w:sz w:val="24"/>
        </w:rPr>
        <w:t>on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z w:val="24"/>
        </w:rPr>
        <w:t>the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purchase.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If</w:t>
      </w:r>
      <w:r>
        <w:rPr>
          <w:rFonts w:ascii="Arial"/>
          <w:color w:val="000000"/>
          <w:sz w:val="24"/>
        </w:rPr>
        <w:t xml:space="preserve"> the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merchant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refuses </w:t>
      </w:r>
      <w:r>
        <w:rPr>
          <w:rFonts w:ascii="Arial"/>
          <w:color w:val="000000"/>
          <w:spacing w:val="1"/>
          <w:sz w:val="24"/>
        </w:rPr>
        <w:t>to</w:t>
      </w:r>
      <w:r>
        <w:rPr>
          <w:rFonts w:ascii="Arial"/>
          <w:color w:val="000000"/>
          <w:sz w:val="24"/>
        </w:rPr>
        <w:t xml:space="preserve"> replace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or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correct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the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faulty </w:t>
      </w:r>
      <w:r>
        <w:rPr>
          <w:rFonts w:ascii="Arial" w:hAnsi="Arial" w:cs="Arial"/>
          <w:color w:val="000000"/>
          <w:spacing w:val="2"/>
          <w:sz w:val="24"/>
        </w:rPr>
        <w:t>items,</w:t>
      </w:r>
      <w:r w:rsidR="007025B1">
        <w:rPr>
          <w:rFonts w:ascii="Arial" w:hAnsi="Arial" w:cs="Arial"/>
          <w:color w:val="000000"/>
          <w:spacing w:val="2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then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the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purchase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of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z w:val="24"/>
        </w:rPr>
        <w:t>this item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will </w:t>
      </w:r>
      <w:r>
        <w:rPr>
          <w:rFonts w:ascii="Arial"/>
          <w:color w:val="000000"/>
          <w:spacing w:val="1"/>
          <w:sz w:val="24"/>
        </w:rPr>
        <w:t>be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considered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to</w:t>
      </w:r>
      <w:r>
        <w:rPr>
          <w:rFonts w:ascii="Arial"/>
          <w:color w:val="000000"/>
          <w:spacing w:val="2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be</w:t>
      </w:r>
      <w:r>
        <w:rPr>
          <w:rFonts w:ascii="Arial"/>
          <w:color w:val="000000"/>
          <w:spacing w:val="2"/>
          <w:sz w:val="24"/>
        </w:rPr>
        <w:t xml:space="preserve"> </w:t>
      </w:r>
      <w:r>
        <w:rPr>
          <w:rFonts w:ascii="Arial"/>
          <w:color w:val="000000"/>
          <w:sz w:val="24"/>
        </w:rPr>
        <w:t>in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dispute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and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will </w:t>
      </w:r>
      <w:r>
        <w:rPr>
          <w:rFonts w:ascii="Arial"/>
          <w:color w:val="000000"/>
          <w:spacing w:val="1"/>
          <w:sz w:val="24"/>
        </w:rPr>
        <w:t>not</w:t>
      </w:r>
      <w:r>
        <w:rPr>
          <w:rFonts w:ascii="Arial"/>
          <w:color w:val="000000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be</w:t>
      </w:r>
      <w:r>
        <w:rPr>
          <w:rFonts w:ascii="Arial"/>
          <w:color w:val="000000"/>
          <w:spacing w:val="2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paid</w:t>
      </w:r>
      <w:r w:rsidR="007025B1">
        <w:rPr>
          <w:rFonts w:ascii="Arial" w:hAnsi="Arial" w:cs="Arial"/>
          <w:color w:val="000000"/>
          <w:sz w:val="24"/>
        </w:rPr>
        <w:t xml:space="preserve"> </w:t>
      </w:r>
      <w:r>
        <w:rPr>
          <w:rFonts w:ascii="Arial"/>
          <w:color w:val="000000"/>
          <w:sz w:val="24"/>
        </w:rPr>
        <w:t>until resolved.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A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disputed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item must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be</w:t>
      </w:r>
      <w:r>
        <w:rPr>
          <w:rFonts w:ascii="Arial"/>
          <w:color w:val="000000"/>
          <w:spacing w:val="2"/>
          <w:sz w:val="24"/>
        </w:rPr>
        <w:t xml:space="preserve"> </w:t>
      </w:r>
      <w:r>
        <w:rPr>
          <w:rFonts w:ascii="Arial"/>
          <w:color w:val="000000"/>
          <w:sz w:val="24"/>
        </w:rPr>
        <w:t>noted</w:t>
      </w:r>
      <w:r>
        <w:rPr>
          <w:rFonts w:ascii="Arial"/>
          <w:color w:val="000000"/>
          <w:spacing w:val="-4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on</w:t>
      </w:r>
      <w:r>
        <w:rPr>
          <w:rFonts w:ascii="Arial"/>
          <w:color w:val="000000"/>
          <w:sz w:val="24"/>
        </w:rPr>
        <w:t xml:space="preserve"> the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cardholder’s</w:t>
      </w:r>
      <w:r>
        <w:rPr>
          <w:rFonts w:ascii="Arial"/>
          <w:color w:val="000000"/>
          <w:sz w:val="24"/>
        </w:rPr>
        <w:t xml:space="preserve"> Statement</w:t>
      </w:r>
      <w:r>
        <w:rPr>
          <w:rFonts w:ascii="Arial"/>
          <w:color w:val="000000"/>
          <w:spacing w:val="1"/>
          <w:sz w:val="24"/>
        </w:rPr>
        <w:t xml:space="preserve"> of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Account</w:t>
      </w:r>
      <w:r w:rsidR="007025B1">
        <w:rPr>
          <w:rFonts w:ascii="Arial" w:hAnsi="Arial" w:cs="Arial"/>
          <w:color w:val="000000"/>
          <w:sz w:val="24"/>
        </w:rPr>
        <w:t xml:space="preserve"> </w:t>
      </w:r>
      <w:r>
        <w:rPr>
          <w:rFonts w:ascii="Arial"/>
          <w:color w:val="000000"/>
          <w:sz w:val="24"/>
        </w:rPr>
        <w:t>so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it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will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not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be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paid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until </w:t>
      </w:r>
      <w:r>
        <w:rPr>
          <w:rFonts w:ascii="Arial"/>
          <w:color w:val="000000"/>
          <w:spacing w:val="1"/>
          <w:sz w:val="24"/>
        </w:rPr>
        <w:t>the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problem</w:t>
      </w:r>
      <w:r>
        <w:rPr>
          <w:rFonts w:ascii="Arial"/>
          <w:color w:val="000000"/>
          <w:spacing w:val="2"/>
          <w:sz w:val="24"/>
        </w:rPr>
        <w:t xml:space="preserve"> </w:t>
      </w:r>
      <w:r>
        <w:rPr>
          <w:rFonts w:ascii="Arial"/>
          <w:color w:val="000000"/>
          <w:sz w:val="24"/>
        </w:rPr>
        <w:t>is resolved.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To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process a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dispute,</w:t>
      </w:r>
      <w:r>
        <w:rPr>
          <w:rFonts w:ascii="Arial"/>
          <w:color w:val="000000"/>
          <w:spacing w:val="7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consult </w:t>
      </w:r>
      <w:r>
        <w:rPr>
          <w:rFonts w:ascii="Arial" w:hAnsi="Arial" w:cs="Arial"/>
          <w:color w:val="000000"/>
          <w:spacing w:val="-1"/>
          <w:sz w:val="24"/>
        </w:rPr>
        <w:t>with</w:t>
      </w:r>
      <w:r w:rsidR="007025B1">
        <w:rPr>
          <w:rFonts w:ascii="Arial" w:hAnsi="Arial" w:cs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your Approving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Official,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then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notify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the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issuing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bank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z w:val="24"/>
        </w:rPr>
        <w:t>in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writing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within</w:t>
      </w:r>
      <w:r>
        <w:rPr>
          <w:rFonts w:ascii="Arial"/>
          <w:color w:val="000000"/>
          <w:spacing w:val="-4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60</w:t>
      </w:r>
      <w:r>
        <w:rPr>
          <w:rFonts w:ascii="Arial"/>
          <w:color w:val="000000"/>
          <w:sz w:val="24"/>
        </w:rPr>
        <w:t xml:space="preserve"> days after </w:t>
      </w:r>
      <w:r>
        <w:rPr>
          <w:rFonts w:ascii="Arial" w:hAnsi="Arial" w:cs="Arial"/>
          <w:color w:val="000000"/>
          <w:spacing w:val="-1"/>
          <w:sz w:val="24"/>
        </w:rPr>
        <w:t>the</w:t>
      </w:r>
      <w:r w:rsidR="007025B1">
        <w:rPr>
          <w:rFonts w:ascii="Arial" w:hAnsi="Arial" w:cs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date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of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the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first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statement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on</w:t>
      </w:r>
      <w:r>
        <w:rPr>
          <w:rFonts w:ascii="Arial"/>
          <w:color w:val="000000"/>
          <w:sz w:val="24"/>
        </w:rPr>
        <w:t xml:space="preserve"> which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the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disputed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charge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occurred.</w:t>
      </w:r>
    </w:p>
    <w:p w14:paraId="367E9F54" w14:textId="77777777" w:rsidR="00C841BD" w:rsidRDefault="00B218E9" w:rsidP="008E0796">
      <w:pPr>
        <w:spacing w:before="297" w:after="0" w:line="324" w:lineRule="exact"/>
        <w:jc w:val="left"/>
        <w:rPr>
          <w:rFonts w:ascii="Arial"/>
          <w:b/>
          <w:color w:val="000000"/>
          <w:sz w:val="28"/>
        </w:rPr>
      </w:pPr>
      <w:r>
        <w:rPr>
          <w:rFonts w:ascii="Arial"/>
          <w:b/>
          <w:color w:val="1F3864"/>
          <w:sz w:val="28"/>
        </w:rPr>
        <w:t>17. LOST</w:t>
      </w:r>
      <w:r>
        <w:rPr>
          <w:rFonts w:ascii="Arial"/>
          <w:b/>
          <w:color w:val="1F3864"/>
          <w:spacing w:val="1"/>
          <w:sz w:val="28"/>
        </w:rPr>
        <w:t xml:space="preserve"> </w:t>
      </w:r>
      <w:r>
        <w:rPr>
          <w:rFonts w:ascii="Arial"/>
          <w:b/>
          <w:color w:val="1F3864"/>
          <w:spacing w:val="-2"/>
          <w:sz w:val="28"/>
        </w:rPr>
        <w:t>OR</w:t>
      </w:r>
      <w:r>
        <w:rPr>
          <w:rFonts w:ascii="Arial"/>
          <w:b/>
          <w:color w:val="1F3864"/>
          <w:spacing w:val="2"/>
          <w:sz w:val="28"/>
        </w:rPr>
        <w:t xml:space="preserve"> </w:t>
      </w:r>
      <w:r>
        <w:rPr>
          <w:rFonts w:ascii="Arial"/>
          <w:b/>
          <w:color w:val="1F3864"/>
          <w:spacing w:val="-1"/>
          <w:sz w:val="28"/>
        </w:rPr>
        <w:t>STOLEN</w:t>
      </w:r>
      <w:r>
        <w:rPr>
          <w:rFonts w:ascii="Arial"/>
          <w:b/>
          <w:color w:val="1F3864"/>
          <w:spacing w:val="1"/>
          <w:sz w:val="28"/>
        </w:rPr>
        <w:t xml:space="preserve"> </w:t>
      </w:r>
      <w:r>
        <w:rPr>
          <w:rFonts w:ascii="Arial"/>
          <w:b/>
          <w:color w:val="1F3864"/>
          <w:sz w:val="28"/>
        </w:rPr>
        <w:t>CARDS</w:t>
      </w:r>
    </w:p>
    <w:p w14:paraId="32B33142" w14:textId="77777777" w:rsidR="00C841BD" w:rsidRDefault="00B218E9" w:rsidP="008E0796">
      <w:pPr>
        <w:spacing w:before="119" w:after="0" w:line="278" w:lineRule="exact"/>
        <w:jc w:val="left"/>
        <w:rPr>
          <w:rFonts w:ascii="Arial"/>
          <w:color w:val="000000"/>
          <w:sz w:val="24"/>
        </w:rPr>
      </w:pPr>
      <w:r>
        <w:rPr>
          <w:rFonts w:ascii="Arial"/>
          <w:color w:val="000000"/>
          <w:sz w:val="24"/>
        </w:rPr>
        <w:t>When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a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Procurement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Card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is lost</w:t>
      </w:r>
      <w:r>
        <w:rPr>
          <w:rFonts w:ascii="Arial"/>
          <w:color w:val="000000"/>
          <w:spacing w:val="1"/>
          <w:sz w:val="24"/>
        </w:rPr>
        <w:t xml:space="preserve"> or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stolen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the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cardholder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z w:val="24"/>
        </w:rPr>
        <w:t>must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immediately:</w:t>
      </w:r>
    </w:p>
    <w:p w14:paraId="79A37962" w14:textId="5F79F6FD" w:rsidR="00C841BD" w:rsidRPr="00C45413" w:rsidRDefault="00C841BD" w:rsidP="008E0796">
      <w:pPr>
        <w:spacing w:before="0" w:after="0" w:line="0" w:lineRule="atLeast"/>
        <w:jc w:val="left"/>
        <w:rPr>
          <w:rFonts w:ascii="Arial"/>
          <w:color w:val="FF0000"/>
          <w:sz w:val="20"/>
        </w:rPr>
      </w:pPr>
    </w:p>
    <w:p w14:paraId="0F748EB4" w14:textId="31B2293B" w:rsidR="00C841BD" w:rsidRDefault="007025B1" w:rsidP="007025B1">
      <w:pPr>
        <w:spacing w:before="0" w:after="0" w:line="276" w:lineRule="exact"/>
        <w:ind w:left="720" w:hanging="360"/>
        <w:jc w:val="left"/>
        <w:rPr>
          <w:rFonts w:ascii="Arial"/>
          <w:color w:val="000000"/>
          <w:sz w:val="24"/>
        </w:rPr>
      </w:pPr>
      <w:bookmarkStart w:id="53" w:name="br11"/>
      <w:bookmarkEnd w:id="53"/>
      <w:r>
        <w:rPr>
          <w:rFonts w:ascii="Arial"/>
          <w:color w:val="000000"/>
          <w:spacing w:val="1"/>
          <w:sz w:val="24"/>
        </w:rPr>
        <w:t>1</w:t>
      </w:r>
      <w:r w:rsidR="00B218E9">
        <w:rPr>
          <w:rFonts w:ascii="Arial"/>
          <w:color w:val="000000"/>
          <w:spacing w:val="1"/>
          <w:sz w:val="24"/>
        </w:rPr>
        <w:t>.</w:t>
      </w:r>
      <w:r w:rsidR="00B218E9">
        <w:rPr>
          <w:rFonts w:ascii="Arial"/>
          <w:color w:val="000000"/>
          <w:spacing w:val="91"/>
          <w:sz w:val="24"/>
        </w:rPr>
        <w:t xml:space="preserve"> </w:t>
      </w:r>
      <w:r w:rsidR="00B218E9">
        <w:rPr>
          <w:rFonts w:ascii="Arial"/>
          <w:color w:val="000000"/>
          <w:sz w:val="24"/>
        </w:rPr>
        <w:t>Notify the</w:t>
      </w:r>
      <w:r w:rsidR="00B218E9">
        <w:rPr>
          <w:rFonts w:ascii="Arial"/>
          <w:color w:val="000000"/>
          <w:spacing w:val="1"/>
          <w:sz w:val="24"/>
        </w:rPr>
        <w:t xml:space="preserve"> </w:t>
      </w:r>
      <w:r w:rsidR="00B218E9">
        <w:rPr>
          <w:rFonts w:ascii="Arial"/>
          <w:color w:val="000000"/>
          <w:sz w:val="24"/>
        </w:rPr>
        <w:t>issuing</w:t>
      </w:r>
      <w:r w:rsidR="00B218E9">
        <w:rPr>
          <w:rFonts w:ascii="Arial"/>
          <w:color w:val="000000"/>
          <w:spacing w:val="-1"/>
          <w:sz w:val="24"/>
        </w:rPr>
        <w:t xml:space="preserve"> </w:t>
      </w:r>
      <w:r w:rsidR="00B218E9">
        <w:rPr>
          <w:rFonts w:ascii="Arial"/>
          <w:color w:val="000000"/>
          <w:sz w:val="24"/>
        </w:rPr>
        <w:t>bank</w:t>
      </w:r>
      <w:r w:rsidR="00B218E9">
        <w:rPr>
          <w:rFonts w:ascii="Arial"/>
          <w:color w:val="000000"/>
          <w:spacing w:val="-2"/>
          <w:sz w:val="24"/>
        </w:rPr>
        <w:t xml:space="preserve"> </w:t>
      </w:r>
      <w:r w:rsidR="00B218E9">
        <w:rPr>
          <w:rFonts w:ascii="Arial"/>
          <w:color w:val="000000"/>
          <w:spacing w:val="1"/>
          <w:sz w:val="24"/>
        </w:rPr>
        <w:t>by</w:t>
      </w:r>
      <w:r w:rsidR="00B218E9">
        <w:rPr>
          <w:rFonts w:ascii="Arial"/>
          <w:color w:val="000000"/>
          <w:spacing w:val="-1"/>
          <w:sz w:val="24"/>
        </w:rPr>
        <w:t xml:space="preserve"> </w:t>
      </w:r>
      <w:r w:rsidR="00B218E9">
        <w:rPr>
          <w:rFonts w:ascii="Arial"/>
          <w:color w:val="000000"/>
          <w:sz w:val="24"/>
        </w:rPr>
        <w:t>calling</w:t>
      </w:r>
      <w:r w:rsidR="00B218E9">
        <w:rPr>
          <w:rFonts w:ascii="Arial"/>
          <w:color w:val="000000"/>
          <w:spacing w:val="-1"/>
          <w:sz w:val="24"/>
        </w:rPr>
        <w:t xml:space="preserve"> </w:t>
      </w:r>
      <w:r w:rsidR="00B218E9">
        <w:rPr>
          <w:rFonts w:ascii="Arial"/>
          <w:color w:val="000000"/>
          <w:sz w:val="24"/>
        </w:rPr>
        <w:t>U.S.</w:t>
      </w:r>
      <w:r w:rsidR="00B218E9">
        <w:rPr>
          <w:rFonts w:ascii="Arial"/>
          <w:color w:val="000000"/>
          <w:spacing w:val="-2"/>
          <w:sz w:val="24"/>
        </w:rPr>
        <w:t xml:space="preserve"> </w:t>
      </w:r>
      <w:r w:rsidR="00B218E9">
        <w:rPr>
          <w:rFonts w:ascii="Arial"/>
          <w:color w:val="000000"/>
          <w:spacing w:val="1"/>
          <w:sz w:val="24"/>
        </w:rPr>
        <w:t>Bank</w:t>
      </w:r>
      <w:r w:rsidR="00B218E9">
        <w:rPr>
          <w:rFonts w:ascii="Arial"/>
          <w:color w:val="000000"/>
          <w:spacing w:val="-1"/>
          <w:sz w:val="24"/>
        </w:rPr>
        <w:t xml:space="preserve"> </w:t>
      </w:r>
      <w:r w:rsidR="00B218E9">
        <w:rPr>
          <w:rFonts w:ascii="Arial"/>
          <w:color w:val="000000"/>
          <w:sz w:val="24"/>
        </w:rPr>
        <w:t>Customer Service</w:t>
      </w:r>
      <w:r w:rsidR="00B218E9">
        <w:rPr>
          <w:rFonts w:ascii="Arial"/>
          <w:color w:val="000000"/>
          <w:spacing w:val="1"/>
          <w:sz w:val="24"/>
        </w:rPr>
        <w:t xml:space="preserve"> at</w:t>
      </w:r>
      <w:r w:rsidR="00B218E9">
        <w:rPr>
          <w:rFonts w:ascii="Arial"/>
          <w:color w:val="000000"/>
          <w:spacing w:val="-3"/>
          <w:sz w:val="24"/>
        </w:rPr>
        <w:t xml:space="preserve"> </w:t>
      </w:r>
      <w:r w:rsidR="00B218E9">
        <w:rPr>
          <w:rFonts w:ascii="Arial" w:hAnsi="Arial" w:cs="Arial"/>
          <w:color w:val="000000"/>
          <w:spacing w:val="1"/>
          <w:sz w:val="24"/>
        </w:rPr>
        <w:t>1-800-344-</w:t>
      </w:r>
      <w:r w:rsidR="00B218E9">
        <w:rPr>
          <w:rFonts w:ascii="Arial"/>
          <w:color w:val="000000"/>
          <w:sz w:val="24"/>
        </w:rPr>
        <w:t>5696.</w:t>
      </w:r>
    </w:p>
    <w:p w14:paraId="05934AAA" w14:textId="1AE48318" w:rsidR="00C841BD" w:rsidRDefault="007025B1" w:rsidP="007025B1">
      <w:pPr>
        <w:spacing w:before="79" w:after="0" w:line="276" w:lineRule="exact"/>
        <w:ind w:left="720" w:hanging="360"/>
        <w:jc w:val="left"/>
        <w:rPr>
          <w:rFonts w:ascii="Arial"/>
          <w:color w:val="000000"/>
          <w:sz w:val="24"/>
        </w:rPr>
      </w:pPr>
      <w:r>
        <w:rPr>
          <w:rFonts w:ascii="Arial"/>
          <w:color w:val="000000"/>
          <w:spacing w:val="1"/>
          <w:sz w:val="24"/>
        </w:rPr>
        <w:t>2</w:t>
      </w:r>
      <w:r w:rsidR="00B218E9">
        <w:rPr>
          <w:rFonts w:ascii="Arial"/>
          <w:color w:val="000000"/>
          <w:spacing w:val="1"/>
          <w:sz w:val="24"/>
        </w:rPr>
        <w:t>.</w:t>
      </w:r>
      <w:r w:rsidR="00B218E9">
        <w:rPr>
          <w:rFonts w:ascii="Arial"/>
          <w:color w:val="000000"/>
          <w:spacing w:val="91"/>
          <w:sz w:val="24"/>
        </w:rPr>
        <w:t xml:space="preserve"> </w:t>
      </w:r>
      <w:r w:rsidR="00B218E9">
        <w:rPr>
          <w:rFonts w:ascii="Arial"/>
          <w:color w:val="000000"/>
          <w:sz w:val="24"/>
        </w:rPr>
        <w:t>Provide</w:t>
      </w:r>
      <w:r w:rsidR="00B218E9">
        <w:rPr>
          <w:rFonts w:ascii="Arial"/>
          <w:color w:val="000000"/>
          <w:spacing w:val="1"/>
          <w:sz w:val="24"/>
        </w:rPr>
        <w:t xml:space="preserve"> </w:t>
      </w:r>
      <w:r w:rsidR="00B218E9">
        <w:rPr>
          <w:rFonts w:ascii="Arial"/>
          <w:color w:val="000000"/>
          <w:sz w:val="24"/>
        </w:rPr>
        <w:t>the</w:t>
      </w:r>
      <w:r w:rsidR="00B218E9">
        <w:rPr>
          <w:rFonts w:ascii="Arial"/>
          <w:color w:val="000000"/>
          <w:spacing w:val="-1"/>
          <w:sz w:val="24"/>
        </w:rPr>
        <w:t xml:space="preserve"> </w:t>
      </w:r>
      <w:r w:rsidR="00B218E9">
        <w:rPr>
          <w:rFonts w:ascii="Arial"/>
          <w:color w:val="000000"/>
          <w:sz w:val="24"/>
        </w:rPr>
        <w:t>following</w:t>
      </w:r>
      <w:r w:rsidR="00B218E9">
        <w:rPr>
          <w:rFonts w:ascii="Arial"/>
          <w:color w:val="000000"/>
          <w:spacing w:val="1"/>
          <w:sz w:val="24"/>
        </w:rPr>
        <w:t xml:space="preserve"> </w:t>
      </w:r>
      <w:r w:rsidR="00B218E9">
        <w:rPr>
          <w:rFonts w:ascii="Arial"/>
          <w:color w:val="000000"/>
          <w:sz w:val="24"/>
        </w:rPr>
        <w:t>information</w:t>
      </w:r>
      <w:r w:rsidR="00B218E9">
        <w:rPr>
          <w:rFonts w:ascii="Arial"/>
          <w:color w:val="000000"/>
          <w:spacing w:val="1"/>
          <w:sz w:val="24"/>
        </w:rPr>
        <w:t xml:space="preserve"> to</w:t>
      </w:r>
      <w:r w:rsidR="00B218E9">
        <w:rPr>
          <w:rFonts w:ascii="Arial"/>
          <w:color w:val="000000"/>
          <w:spacing w:val="-2"/>
          <w:sz w:val="24"/>
        </w:rPr>
        <w:t xml:space="preserve"> </w:t>
      </w:r>
      <w:r w:rsidR="00B218E9">
        <w:rPr>
          <w:rFonts w:ascii="Arial"/>
          <w:color w:val="000000"/>
          <w:sz w:val="24"/>
        </w:rPr>
        <w:t>the</w:t>
      </w:r>
      <w:r w:rsidR="00B218E9">
        <w:rPr>
          <w:rFonts w:ascii="Arial"/>
          <w:color w:val="000000"/>
          <w:spacing w:val="1"/>
          <w:sz w:val="24"/>
        </w:rPr>
        <w:t xml:space="preserve"> </w:t>
      </w:r>
      <w:r w:rsidR="00B218E9">
        <w:rPr>
          <w:rFonts w:ascii="Arial"/>
          <w:color w:val="000000"/>
          <w:sz w:val="24"/>
        </w:rPr>
        <w:t>Approving</w:t>
      </w:r>
      <w:r w:rsidR="00B218E9">
        <w:rPr>
          <w:rFonts w:ascii="Arial"/>
          <w:color w:val="000000"/>
          <w:spacing w:val="1"/>
          <w:sz w:val="24"/>
        </w:rPr>
        <w:t xml:space="preserve"> </w:t>
      </w:r>
      <w:r w:rsidR="00B218E9">
        <w:rPr>
          <w:rFonts w:ascii="Arial"/>
          <w:color w:val="000000"/>
          <w:sz w:val="24"/>
        </w:rPr>
        <w:t>Official: the</w:t>
      </w:r>
      <w:r w:rsidR="00B218E9">
        <w:rPr>
          <w:rFonts w:ascii="Arial"/>
          <w:color w:val="000000"/>
          <w:spacing w:val="1"/>
          <w:sz w:val="24"/>
        </w:rPr>
        <w:t xml:space="preserve"> </w:t>
      </w:r>
      <w:r w:rsidR="00B218E9">
        <w:rPr>
          <w:rFonts w:ascii="Arial" w:hAnsi="Arial" w:cs="Arial"/>
          <w:color w:val="000000"/>
          <w:sz w:val="24"/>
        </w:rPr>
        <w:t>cardholder’s</w:t>
      </w:r>
      <w:r>
        <w:rPr>
          <w:rFonts w:ascii="Arial" w:hAnsi="Arial" w:cs="Arial"/>
          <w:color w:val="000000"/>
          <w:sz w:val="24"/>
        </w:rPr>
        <w:t xml:space="preserve"> </w:t>
      </w:r>
      <w:r w:rsidR="00B218E9">
        <w:rPr>
          <w:rFonts w:ascii="Arial"/>
          <w:color w:val="000000"/>
          <w:sz w:val="24"/>
        </w:rPr>
        <w:t>complete</w:t>
      </w:r>
      <w:r w:rsidR="00B218E9">
        <w:rPr>
          <w:rFonts w:ascii="Arial"/>
          <w:color w:val="000000"/>
          <w:spacing w:val="-1"/>
          <w:sz w:val="24"/>
        </w:rPr>
        <w:t xml:space="preserve"> </w:t>
      </w:r>
      <w:r w:rsidR="00B218E9">
        <w:rPr>
          <w:rFonts w:ascii="Arial"/>
          <w:color w:val="000000"/>
          <w:sz w:val="24"/>
        </w:rPr>
        <w:t>name;</w:t>
      </w:r>
      <w:r w:rsidR="00B218E9">
        <w:rPr>
          <w:rFonts w:ascii="Arial"/>
          <w:color w:val="000000"/>
          <w:spacing w:val="-2"/>
          <w:sz w:val="24"/>
        </w:rPr>
        <w:t xml:space="preserve"> </w:t>
      </w:r>
      <w:r w:rsidR="00B218E9">
        <w:rPr>
          <w:rFonts w:ascii="Arial"/>
          <w:color w:val="000000"/>
          <w:sz w:val="24"/>
        </w:rPr>
        <w:t>Procurement</w:t>
      </w:r>
      <w:r w:rsidR="00B218E9">
        <w:rPr>
          <w:rFonts w:ascii="Arial"/>
          <w:color w:val="000000"/>
          <w:spacing w:val="1"/>
          <w:sz w:val="24"/>
        </w:rPr>
        <w:t xml:space="preserve"> </w:t>
      </w:r>
      <w:r w:rsidR="00B218E9">
        <w:rPr>
          <w:rFonts w:ascii="Arial"/>
          <w:color w:val="000000"/>
          <w:sz w:val="24"/>
        </w:rPr>
        <w:t>Card</w:t>
      </w:r>
      <w:r w:rsidR="00B218E9">
        <w:rPr>
          <w:rFonts w:ascii="Arial"/>
          <w:color w:val="000000"/>
          <w:spacing w:val="-1"/>
          <w:sz w:val="24"/>
        </w:rPr>
        <w:t xml:space="preserve"> </w:t>
      </w:r>
      <w:r w:rsidR="00B218E9">
        <w:rPr>
          <w:rFonts w:ascii="Arial"/>
          <w:color w:val="000000"/>
          <w:sz w:val="24"/>
        </w:rPr>
        <w:t>number; the</w:t>
      </w:r>
      <w:r w:rsidR="00B218E9">
        <w:rPr>
          <w:rFonts w:ascii="Arial"/>
          <w:color w:val="000000"/>
          <w:spacing w:val="1"/>
          <w:sz w:val="24"/>
        </w:rPr>
        <w:t xml:space="preserve"> </w:t>
      </w:r>
      <w:r w:rsidR="00B218E9">
        <w:rPr>
          <w:rFonts w:ascii="Arial"/>
          <w:color w:val="000000"/>
          <w:sz w:val="24"/>
        </w:rPr>
        <w:t>date</w:t>
      </w:r>
      <w:r w:rsidR="00B218E9">
        <w:rPr>
          <w:rFonts w:ascii="Arial"/>
          <w:color w:val="000000"/>
          <w:spacing w:val="-1"/>
          <w:sz w:val="24"/>
        </w:rPr>
        <w:t xml:space="preserve"> </w:t>
      </w:r>
      <w:r w:rsidR="00B218E9">
        <w:rPr>
          <w:rFonts w:ascii="Arial"/>
          <w:color w:val="000000"/>
          <w:sz w:val="24"/>
        </w:rPr>
        <w:t>reported</w:t>
      </w:r>
      <w:r w:rsidR="00B218E9">
        <w:rPr>
          <w:rFonts w:ascii="Arial"/>
          <w:color w:val="000000"/>
          <w:spacing w:val="1"/>
          <w:sz w:val="24"/>
        </w:rPr>
        <w:t xml:space="preserve"> </w:t>
      </w:r>
      <w:r w:rsidR="00B218E9">
        <w:rPr>
          <w:rFonts w:ascii="Arial"/>
          <w:color w:val="000000"/>
          <w:spacing w:val="-1"/>
          <w:sz w:val="24"/>
        </w:rPr>
        <w:t>to</w:t>
      </w:r>
      <w:r w:rsidR="00B218E9">
        <w:rPr>
          <w:rFonts w:ascii="Arial"/>
          <w:color w:val="000000"/>
          <w:spacing w:val="2"/>
          <w:sz w:val="24"/>
        </w:rPr>
        <w:t xml:space="preserve"> </w:t>
      </w:r>
      <w:r w:rsidR="00B218E9">
        <w:rPr>
          <w:rFonts w:ascii="Arial"/>
          <w:color w:val="000000"/>
          <w:spacing w:val="-1"/>
          <w:sz w:val="24"/>
        </w:rPr>
        <w:t>police,</w:t>
      </w:r>
      <w:r w:rsidR="00B218E9">
        <w:rPr>
          <w:rFonts w:ascii="Arial"/>
          <w:color w:val="000000"/>
          <w:spacing w:val="1"/>
          <w:sz w:val="24"/>
        </w:rPr>
        <w:t xml:space="preserve"> </w:t>
      </w:r>
      <w:r w:rsidR="00B218E9">
        <w:rPr>
          <w:rFonts w:ascii="Arial"/>
          <w:color w:val="000000"/>
          <w:sz w:val="24"/>
        </w:rPr>
        <w:t>if</w:t>
      </w:r>
      <w:r w:rsidR="00B218E9">
        <w:rPr>
          <w:rFonts w:ascii="Arial"/>
          <w:color w:val="000000"/>
          <w:spacing w:val="1"/>
          <w:sz w:val="24"/>
        </w:rPr>
        <w:t xml:space="preserve"> </w:t>
      </w:r>
      <w:r w:rsidR="00B218E9">
        <w:rPr>
          <w:rFonts w:ascii="Arial" w:hAnsi="Arial" w:cs="Arial"/>
          <w:color w:val="000000"/>
          <w:sz w:val="24"/>
        </w:rPr>
        <w:t>stolen;</w:t>
      </w:r>
      <w:r>
        <w:rPr>
          <w:rFonts w:ascii="Arial" w:hAnsi="Arial" w:cs="Arial"/>
          <w:color w:val="000000"/>
          <w:sz w:val="24"/>
        </w:rPr>
        <w:t xml:space="preserve"> </w:t>
      </w:r>
      <w:r w:rsidR="00B218E9">
        <w:rPr>
          <w:rFonts w:ascii="Arial"/>
          <w:color w:val="000000"/>
          <w:sz w:val="24"/>
        </w:rPr>
        <w:t>date</w:t>
      </w:r>
      <w:r w:rsidR="00B218E9">
        <w:rPr>
          <w:rFonts w:ascii="Arial"/>
          <w:color w:val="000000"/>
          <w:spacing w:val="-1"/>
          <w:sz w:val="24"/>
        </w:rPr>
        <w:t xml:space="preserve"> </w:t>
      </w:r>
      <w:r w:rsidR="00B218E9">
        <w:rPr>
          <w:rFonts w:ascii="Arial"/>
          <w:color w:val="000000"/>
          <w:sz w:val="24"/>
        </w:rPr>
        <w:t>the</w:t>
      </w:r>
      <w:r w:rsidR="00B218E9">
        <w:rPr>
          <w:rFonts w:ascii="Arial"/>
          <w:color w:val="000000"/>
          <w:spacing w:val="1"/>
          <w:sz w:val="24"/>
        </w:rPr>
        <w:t xml:space="preserve"> </w:t>
      </w:r>
      <w:r w:rsidR="00B218E9">
        <w:rPr>
          <w:rFonts w:ascii="Arial"/>
          <w:color w:val="000000"/>
          <w:sz w:val="24"/>
        </w:rPr>
        <w:t>issuing</w:t>
      </w:r>
      <w:r w:rsidR="00B218E9">
        <w:rPr>
          <w:rFonts w:ascii="Arial"/>
          <w:color w:val="000000"/>
          <w:spacing w:val="-1"/>
          <w:sz w:val="24"/>
        </w:rPr>
        <w:t xml:space="preserve"> </w:t>
      </w:r>
      <w:r w:rsidR="00B218E9">
        <w:rPr>
          <w:rFonts w:ascii="Arial"/>
          <w:color w:val="000000"/>
          <w:sz w:val="24"/>
        </w:rPr>
        <w:t>bank</w:t>
      </w:r>
      <w:r w:rsidR="00B218E9">
        <w:rPr>
          <w:rFonts w:ascii="Arial"/>
          <w:color w:val="000000"/>
          <w:spacing w:val="-2"/>
          <w:sz w:val="24"/>
        </w:rPr>
        <w:t xml:space="preserve"> </w:t>
      </w:r>
      <w:r w:rsidR="00B218E9">
        <w:rPr>
          <w:rFonts w:ascii="Arial"/>
          <w:color w:val="000000"/>
          <w:sz w:val="24"/>
        </w:rPr>
        <w:t>was</w:t>
      </w:r>
      <w:r w:rsidR="00B218E9">
        <w:rPr>
          <w:rFonts w:ascii="Arial"/>
          <w:color w:val="000000"/>
          <w:spacing w:val="1"/>
          <w:sz w:val="24"/>
        </w:rPr>
        <w:t xml:space="preserve"> </w:t>
      </w:r>
      <w:r w:rsidR="00B218E9">
        <w:rPr>
          <w:rFonts w:ascii="Arial"/>
          <w:color w:val="000000"/>
          <w:sz w:val="24"/>
        </w:rPr>
        <w:t>notified;</w:t>
      </w:r>
      <w:r w:rsidR="00B218E9">
        <w:rPr>
          <w:rFonts w:ascii="Arial"/>
          <w:color w:val="000000"/>
          <w:spacing w:val="-1"/>
          <w:sz w:val="24"/>
        </w:rPr>
        <w:t xml:space="preserve"> </w:t>
      </w:r>
      <w:r w:rsidR="00B218E9">
        <w:rPr>
          <w:rFonts w:ascii="Arial"/>
          <w:color w:val="000000"/>
          <w:spacing w:val="1"/>
          <w:sz w:val="24"/>
        </w:rPr>
        <w:t>and</w:t>
      </w:r>
      <w:r w:rsidR="00B218E9">
        <w:rPr>
          <w:rFonts w:ascii="Arial"/>
          <w:color w:val="000000"/>
          <w:spacing w:val="-2"/>
          <w:sz w:val="24"/>
        </w:rPr>
        <w:t xml:space="preserve"> </w:t>
      </w:r>
      <w:r w:rsidR="00B218E9">
        <w:rPr>
          <w:rFonts w:ascii="Arial"/>
          <w:color w:val="000000"/>
          <w:spacing w:val="1"/>
          <w:sz w:val="24"/>
        </w:rPr>
        <w:t>any</w:t>
      </w:r>
      <w:r w:rsidR="00B218E9">
        <w:rPr>
          <w:rFonts w:ascii="Arial"/>
          <w:color w:val="000000"/>
          <w:spacing w:val="-3"/>
          <w:sz w:val="24"/>
        </w:rPr>
        <w:t xml:space="preserve"> </w:t>
      </w:r>
      <w:r w:rsidR="00B218E9">
        <w:rPr>
          <w:rFonts w:ascii="Arial"/>
          <w:color w:val="000000"/>
          <w:sz w:val="24"/>
        </w:rPr>
        <w:t>purchase(s)</w:t>
      </w:r>
      <w:r w:rsidR="00B218E9">
        <w:rPr>
          <w:rFonts w:ascii="Arial"/>
          <w:color w:val="000000"/>
          <w:spacing w:val="-3"/>
          <w:sz w:val="24"/>
        </w:rPr>
        <w:t xml:space="preserve"> </w:t>
      </w:r>
      <w:r w:rsidR="00B218E9">
        <w:rPr>
          <w:rFonts w:ascii="Arial"/>
          <w:color w:val="000000"/>
          <w:sz w:val="24"/>
        </w:rPr>
        <w:t>made</w:t>
      </w:r>
      <w:r w:rsidR="00B218E9">
        <w:rPr>
          <w:rFonts w:ascii="Arial"/>
          <w:color w:val="000000"/>
          <w:spacing w:val="1"/>
          <w:sz w:val="24"/>
        </w:rPr>
        <w:t xml:space="preserve"> by</w:t>
      </w:r>
      <w:r w:rsidR="00B218E9">
        <w:rPr>
          <w:rFonts w:ascii="Arial"/>
          <w:color w:val="000000"/>
          <w:spacing w:val="-3"/>
          <w:sz w:val="24"/>
        </w:rPr>
        <w:t xml:space="preserve"> </w:t>
      </w:r>
      <w:r w:rsidR="00B218E9">
        <w:rPr>
          <w:rFonts w:ascii="Arial"/>
          <w:color w:val="000000"/>
          <w:sz w:val="24"/>
        </w:rPr>
        <w:t>the</w:t>
      </w:r>
      <w:r w:rsidR="00B218E9">
        <w:rPr>
          <w:rFonts w:ascii="Arial"/>
          <w:color w:val="000000"/>
          <w:spacing w:val="1"/>
          <w:sz w:val="24"/>
        </w:rPr>
        <w:t xml:space="preserve"> </w:t>
      </w:r>
      <w:r w:rsidR="00B218E9">
        <w:rPr>
          <w:rFonts w:ascii="Arial" w:hAnsi="Arial" w:cs="Arial"/>
          <w:color w:val="000000"/>
          <w:sz w:val="24"/>
        </w:rPr>
        <w:t>cardholder</w:t>
      </w:r>
      <w:r>
        <w:rPr>
          <w:rFonts w:ascii="Arial" w:hAnsi="Arial" w:cs="Arial"/>
          <w:color w:val="000000"/>
          <w:sz w:val="24"/>
        </w:rPr>
        <w:t xml:space="preserve"> </w:t>
      </w:r>
      <w:r w:rsidR="00B218E9">
        <w:rPr>
          <w:rFonts w:ascii="Arial"/>
          <w:color w:val="000000"/>
          <w:spacing w:val="1"/>
          <w:sz w:val="24"/>
        </w:rPr>
        <w:t>on</w:t>
      </w:r>
      <w:r w:rsidR="00B218E9">
        <w:rPr>
          <w:rFonts w:ascii="Arial"/>
          <w:color w:val="000000"/>
          <w:sz w:val="24"/>
        </w:rPr>
        <w:t xml:space="preserve"> the</w:t>
      </w:r>
      <w:r w:rsidR="00B218E9">
        <w:rPr>
          <w:rFonts w:ascii="Arial"/>
          <w:color w:val="000000"/>
          <w:spacing w:val="-1"/>
          <w:sz w:val="24"/>
        </w:rPr>
        <w:t xml:space="preserve"> </w:t>
      </w:r>
      <w:r w:rsidR="00B218E9">
        <w:rPr>
          <w:rFonts w:ascii="Arial"/>
          <w:color w:val="000000"/>
          <w:spacing w:val="1"/>
          <w:sz w:val="24"/>
        </w:rPr>
        <w:t>day</w:t>
      </w:r>
      <w:r w:rsidR="00B218E9">
        <w:rPr>
          <w:rFonts w:ascii="Arial"/>
          <w:color w:val="000000"/>
          <w:spacing w:val="-1"/>
          <w:sz w:val="24"/>
        </w:rPr>
        <w:t xml:space="preserve"> </w:t>
      </w:r>
      <w:r w:rsidR="00B218E9">
        <w:rPr>
          <w:rFonts w:ascii="Arial"/>
          <w:color w:val="000000"/>
          <w:sz w:val="24"/>
        </w:rPr>
        <w:t>the</w:t>
      </w:r>
      <w:r w:rsidR="00B218E9">
        <w:rPr>
          <w:rFonts w:ascii="Arial"/>
          <w:color w:val="000000"/>
          <w:spacing w:val="-1"/>
          <w:sz w:val="24"/>
        </w:rPr>
        <w:t xml:space="preserve"> </w:t>
      </w:r>
      <w:r w:rsidR="00B218E9">
        <w:rPr>
          <w:rFonts w:ascii="Arial"/>
          <w:color w:val="000000"/>
          <w:sz w:val="24"/>
        </w:rPr>
        <w:t>Procurement</w:t>
      </w:r>
      <w:r w:rsidR="00B218E9">
        <w:rPr>
          <w:rFonts w:ascii="Arial"/>
          <w:color w:val="000000"/>
          <w:spacing w:val="1"/>
          <w:sz w:val="24"/>
        </w:rPr>
        <w:t xml:space="preserve"> </w:t>
      </w:r>
      <w:r w:rsidR="00B218E9">
        <w:rPr>
          <w:rFonts w:ascii="Arial"/>
          <w:color w:val="000000"/>
          <w:sz w:val="24"/>
        </w:rPr>
        <w:t>Card</w:t>
      </w:r>
      <w:r w:rsidR="00B218E9">
        <w:rPr>
          <w:rFonts w:ascii="Arial"/>
          <w:color w:val="000000"/>
          <w:spacing w:val="1"/>
          <w:sz w:val="24"/>
        </w:rPr>
        <w:t xml:space="preserve"> </w:t>
      </w:r>
      <w:r w:rsidR="00B218E9">
        <w:rPr>
          <w:rFonts w:ascii="Arial"/>
          <w:color w:val="000000"/>
          <w:sz w:val="24"/>
        </w:rPr>
        <w:t>was</w:t>
      </w:r>
      <w:r w:rsidR="00B218E9">
        <w:rPr>
          <w:rFonts w:ascii="Arial"/>
          <w:color w:val="000000"/>
          <w:spacing w:val="-3"/>
          <w:sz w:val="24"/>
        </w:rPr>
        <w:t xml:space="preserve"> </w:t>
      </w:r>
      <w:r w:rsidR="00B218E9">
        <w:rPr>
          <w:rFonts w:ascii="Arial"/>
          <w:color w:val="000000"/>
          <w:sz w:val="24"/>
        </w:rPr>
        <w:t>lost</w:t>
      </w:r>
      <w:r w:rsidR="00B218E9">
        <w:rPr>
          <w:rFonts w:ascii="Arial"/>
          <w:color w:val="000000"/>
          <w:spacing w:val="-2"/>
          <w:sz w:val="24"/>
        </w:rPr>
        <w:t xml:space="preserve"> </w:t>
      </w:r>
      <w:r w:rsidR="00B218E9">
        <w:rPr>
          <w:rFonts w:ascii="Arial"/>
          <w:color w:val="000000"/>
          <w:spacing w:val="1"/>
          <w:sz w:val="24"/>
        </w:rPr>
        <w:t>or</w:t>
      </w:r>
      <w:r w:rsidR="00B218E9">
        <w:rPr>
          <w:rFonts w:ascii="Arial"/>
          <w:color w:val="000000"/>
          <w:spacing w:val="-3"/>
          <w:sz w:val="24"/>
        </w:rPr>
        <w:t xml:space="preserve"> </w:t>
      </w:r>
      <w:r w:rsidR="00B218E9">
        <w:rPr>
          <w:rFonts w:ascii="Arial"/>
          <w:color w:val="000000"/>
          <w:sz w:val="24"/>
        </w:rPr>
        <w:t>stolen.</w:t>
      </w:r>
    </w:p>
    <w:p w14:paraId="7EA402DE" w14:textId="2817AE80" w:rsidR="00C841BD" w:rsidRDefault="00B218E9" w:rsidP="008E0796">
      <w:pPr>
        <w:spacing w:after="0" w:line="276" w:lineRule="exact"/>
        <w:jc w:val="left"/>
        <w:rPr>
          <w:rFonts w:ascii="Arial"/>
          <w:color w:val="000000"/>
          <w:sz w:val="24"/>
        </w:rPr>
      </w:pPr>
      <w:r>
        <w:rPr>
          <w:rFonts w:ascii="Arial"/>
          <w:color w:val="000000"/>
          <w:sz w:val="24"/>
        </w:rPr>
        <w:t>A</w:t>
      </w:r>
      <w:r>
        <w:rPr>
          <w:rFonts w:ascii="Arial"/>
          <w:color w:val="000000"/>
          <w:spacing w:val="1"/>
          <w:sz w:val="24"/>
        </w:rPr>
        <w:t xml:space="preserve"> new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z w:val="24"/>
        </w:rPr>
        <w:t>Procurement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Card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will </w:t>
      </w:r>
      <w:r>
        <w:rPr>
          <w:rFonts w:ascii="Arial"/>
          <w:color w:val="000000"/>
          <w:spacing w:val="1"/>
          <w:sz w:val="24"/>
        </w:rPr>
        <w:t>be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mailed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after the </w:t>
      </w:r>
      <w:r w:rsidR="007025B1">
        <w:rPr>
          <w:rFonts w:ascii="Arial"/>
          <w:color w:val="000000"/>
          <w:spacing w:val="-1"/>
          <w:sz w:val="24"/>
        </w:rPr>
        <w:t>loss,</w:t>
      </w:r>
      <w:r>
        <w:rPr>
          <w:rFonts w:ascii="Arial"/>
          <w:color w:val="000000"/>
          <w:spacing w:val="1"/>
          <w:sz w:val="24"/>
        </w:rPr>
        <w:t xml:space="preserve"> or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theft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has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z w:val="24"/>
        </w:rPr>
        <w:t>been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reported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to</w:t>
      </w:r>
      <w:r>
        <w:rPr>
          <w:rFonts w:ascii="Arial"/>
          <w:color w:val="000000"/>
          <w:spacing w:val="2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the</w:t>
      </w:r>
      <w:r w:rsidR="007025B1">
        <w:rPr>
          <w:rFonts w:ascii="Arial" w:hAnsi="Arial" w:cs="Arial"/>
          <w:color w:val="000000"/>
          <w:sz w:val="24"/>
        </w:rPr>
        <w:t xml:space="preserve"> </w:t>
      </w:r>
      <w:r>
        <w:rPr>
          <w:rFonts w:ascii="Arial"/>
          <w:color w:val="000000"/>
          <w:sz w:val="24"/>
        </w:rPr>
        <w:t>issuing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bank.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A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new account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number </w:t>
      </w:r>
      <w:r>
        <w:rPr>
          <w:rFonts w:ascii="Arial"/>
          <w:color w:val="000000"/>
          <w:spacing w:val="-1"/>
          <w:sz w:val="24"/>
        </w:rPr>
        <w:t>will</w:t>
      </w:r>
      <w:r>
        <w:rPr>
          <w:rFonts w:ascii="Arial"/>
          <w:color w:val="000000"/>
          <w:spacing w:val="1"/>
          <w:sz w:val="24"/>
        </w:rPr>
        <w:t xml:space="preserve"> be</w:t>
      </w:r>
      <w:r>
        <w:rPr>
          <w:rFonts w:ascii="Arial"/>
          <w:color w:val="000000"/>
          <w:sz w:val="24"/>
        </w:rPr>
        <w:t xml:space="preserve"> assigned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to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the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new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z w:val="24"/>
        </w:rPr>
        <w:t>Procurement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Card.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IT</w:t>
      </w:r>
      <w:r w:rsidR="007025B1">
        <w:rPr>
          <w:rFonts w:ascii="Arial" w:hAnsi="Arial" w:cs="Arial"/>
          <w:color w:val="000000"/>
          <w:sz w:val="24"/>
        </w:rPr>
        <w:t xml:space="preserve"> </w:t>
      </w:r>
      <w:r>
        <w:rPr>
          <w:rFonts w:ascii="Arial"/>
          <w:color w:val="000000"/>
          <w:sz w:val="24"/>
        </w:rPr>
        <w:t>IS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IMPORTANT THAT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THE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CARDHOLDER NOTIFY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THE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ISSUING BANK,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HIS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 w:hAnsi="Arial" w:cs="Arial"/>
          <w:color w:val="000000"/>
          <w:spacing w:val="1"/>
          <w:sz w:val="24"/>
        </w:rPr>
        <w:t>OR</w:t>
      </w:r>
      <w:r w:rsidR="007025B1">
        <w:rPr>
          <w:rFonts w:ascii="Arial" w:hAnsi="Arial" w:cs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HER APPROVING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OFFICIAL,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AND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THE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DIVISION OF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PROCUREMENT </w:t>
      </w:r>
      <w:r>
        <w:rPr>
          <w:rFonts w:ascii="Arial" w:hAnsi="Arial" w:cs="Arial"/>
          <w:color w:val="000000"/>
          <w:sz w:val="24"/>
        </w:rPr>
        <w:t>AND</w:t>
      </w:r>
      <w:r w:rsidR="007025B1">
        <w:rPr>
          <w:rFonts w:ascii="Arial" w:hAnsi="Arial" w:cs="Arial"/>
          <w:color w:val="000000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CONTRACTING </w:t>
      </w:r>
      <w:r>
        <w:rPr>
          <w:rFonts w:ascii="Arial"/>
          <w:color w:val="000000"/>
          <w:spacing w:val="1"/>
          <w:sz w:val="24"/>
        </w:rPr>
        <w:t>OF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THE </w:t>
      </w:r>
      <w:r>
        <w:rPr>
          <w:rFonts w:ascii="Arial"/>
          <w:color w:val="000000"/>
          <w:spacing w:val="1"/>
          <w:sz w:val="24"/>
        </w:rPr>
        <w:t>LOSS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OR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THEFT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OF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A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PROCUREMENT </w:t>
      </w:r>
      <w:r>
        <w:rPr>
          <w:rFonts w:ascii="Arial" w:hAnsi="Arial" w:cs="Arial"/>
          <w:color w:val="000000"/>
          <w:sz w:val="24"/>
        </w:rPr>
        <w:t>CARD</w:t>
      </w:r>
      <w:r w:rsidR="007025B1">
        <w:rPr>
          <w:rFonts w:ascii="Arial" w:hAnsi="Arial" w:cs="Arial"/>
          <w:color w:val="000000"/>
          <w:sz w:val="24"/>
        </w:rPr>
        <w:t xml:space="preserve"> </w:t>
      </w:r>
      <w:r>
        <w:rPr>
          <w:rFonts w:ascii="Arial"/>
          <w:color w:val="000000"/>
          <w:sz w:val="24"/>
        </w:rPr>
        <w:t>IMMEDIATELY.</w:t>
      </w:r>
    </w:p>
    <w:p w14:paraId="750EF7CE" w14:textId="77777777" w:rsidR="00C841BD" w:rsidRDefault="00B218E9" w:rsidP="008E0796">
      <w:pPr>
        <w:spacing w:before="298" w:after="0" w:line="324" w:lineRule="exact"/>
        <w:jc w:val="left"/>
        <w:rPr>
          <w:rFonts w:ascii="Arial"/>
          <w:b/>
          <w:color w:val="000000"/>
          <w:sz w:val="28"/>
        </w:rPr>
      </w:pPr>
      <w:r>
        <w:rPr>
          <w:rFonts w:ascii="Arial"/>
          <w:b/>
          <w:color w:val="1F3864"/>
          <w:sz w:val="28"/>
        </w:rPr>
        <w:t>18. CHANGES</w:t>
      </w:r>
      <w:r>
        <w:rPr>
          <w:rFonts w:ascii="Arial"/>
          <w:b/>
          <w:color w:val="1F3864"/>
          <w:spacing w:val="-1"/>
          <w:sz w:val="28"/>
        </w:rPr>
        <w:t xml:space="preserve"> TO</w:t>
      </w:r>
      <w:r>
        <w:rPr>
          <w:rFonts w:ascii="Arial"/>
          <w:b/>
          <w:color w:val="1F3864"/>
          <w:sz w:val="28"/>
        </w:rPr>
        <w:t xml:space="preserve"> CARDHOLDER</w:t>
      </w:r>
      <w:r>
        <w:rPr>
          <w:rFonts w:ascii="Arial"/>
          <w:b/>
          <w:color w:val="1F3864"/>
          <w:spacing w:val="-1"/>
          <w:sz w:val="28"/>
        </w:rPr>
        <w:t xml:space="preserve"> </w:t>
      </w:r>
      <w:r>
        <w:rPr>
          <w:rFonts w:ascii="Arial"/>
          <w:b/>
          <w:color w:val="1F3864"/>
          <w:sz w:val="28"/>
        </w:rPr>
        <w:t>INFORMATION</w:t>
      </w:r>
    </w:p>
    <w:p w14:paraId="5A458F19" w14:textId="61505FD0" w:rsidR="00C841BD" w:rsidRDefault="00B218E9" w:rsidP="008E0796">
      <w:pPr>
        <w:spacing w:before="121" w:after="0" w:line="276" w:lineRule="exact"/>
        <w:jc w:val="left"/>
        <w:rPr>
          <w:rFonts w:ascii="Arial"/>
          <w:color w:val="000000"/>
          <w:sz w:val="24"/>
        </w:rPr>
      </w:pPr>
      <w:r>
        <w:rPr>
          <w:rFonts w:ascii="Arial"/>
          <w:color w:val="000000"/>
          <w:sz w:val="24"/>
        </w:rPr>
        <w:t xml:space="preserve">Changes </w:t>
      </w:r>
      <w:r>
        <w:rPr>
          <w:rFonts w:ascii="Arial"/>
          <w:color w:val="000000"/>
          <w:spacing w:val="1"/>
          <w:sz w:val="24"/>
        </w:rPr>
        <w:t>to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a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cardholder’s</w:t>
      </w:r>
      <w:r>
        <w:rPr>
          <w:rFonts w:ascii="Arial"/>
          <w:color w:val="000000"/>
          <w:sz w:val="24"/>
        </w:rPr>
        <w:t xml:space="preserve"> name, work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address,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and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department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should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be</w:t>
      </w:r>
      <w:r>
        <w:rPr>
          <w:rFonts w:ascii="Arial"/>
          <w:color w:val="000000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immediately</w:t>
      </w:r>
      <w:r w:rsidR="007025B1">
        <w:rPr>
          <w:rFonts w:ascii="Arial" w:hAnsi="Arial" w:cs="Arial"/>
          <w:color w:val="000000"/>
          <w:sz w:val="24"/>
        </w:rPr>
        <w:t xml:space="preserve"> </w:t>
      </w:r>
      <w:r>
        <w:rPr>
          <w:rFonts w:ascii="Arial"/>
          <w:color w:val="000000"/>
          <w:sz w:val="24"/>
        </w:rPr>
        <w:t>reported</w:t>
      </w:r>
      <w:r>
        <w:rPr>
          <w:rFonts w:ascii="Arial"/>
          <w:color w:val="000000"/>
          <w:spacing w:val="1"/>
          <w:sz w:val="24"/>
        </w:rPr>
        <w:t xml:space="preserve"> to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the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Approving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Official,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who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will forward </w:t>
      </w:r>
      <w:r>
        <w:rPr>
          <w:rFonts w:ascii="Arial"/>
          <w:color w:val="000000"/>
          <w:spacing w:val="1"/>
          <w:sz w:val="24"/>
        </w:rPr>
        <w:t>the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information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to</w:t>
      </w:r>
      <w:r>
        <w:rPr>
          <w:rFonts w:ascii="Arial"/>
          <w:color w:val="000000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the</w:t>
      </w:r>
      <w:r>
        <w:rPr>
          <w:rFonts w:ascii="Arial"/>
          <w:color w:val="000000"/>
          <w:sz w:val="24"/>
        </w:rPr>
        <w:t xml:space="preserve"> Division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 w:hAnsi="Arial" w:cs="Arial"/>
          <w:color w:val="000000"/>
          <w:spacing w:val="1"/>
          <w:sz w:val="24"/>
        </w:rPr>
        <w:t>of</w:t>
      </w:r>
      <w:r w:rsidR="007025B1">
        <w:rPr>
          <w:rFonts w:ascii="Arial" w:hAnsi="Arial" w:cs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Procurement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&amp;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Contracting.</w:t>
      </w:r>
    </w:p>
    <w:p w14:paraId="398F9643" w14:textId="245A4EF8" w:rsidR="00C841BD" w:rsidRDefault="00B218E9" w:rsidP="008E0796">
      <w:pPr>
        <w:spacing w:before="299" w:after="0" w:line="322" w:lineRule="exact"/>
        <w:jc w:val="left"/>
        <w:rPr>
          <w:rFonts w:ascii="Arial"/>
          <w:b/>
          <w:color w:val="000000"/>
          <w:sz w:val="28"/>
        </w:rPr>
      </w:pPr>
      <w:r>
        <w:rPr>
          <w:rFonts w:ascii="Arial"/>
          <w:b/>
          <w:color w:val="1F3864"/>
          <w:sz w:val="28"/>
        </w:rPr>
        <w:t xml:space="preserve">19. SEPARATION, TRANSFER, </w:t>
      </w:r>
      <w:r>
        <w:rPr>
          <w:rFonts w:ascii="Arial"/>
          <w:b/>
          <w:color w:val="1F3864"/>
          <w:spacing w:val="-2"/>
          <w:sz w:val="28"/>
        </w:rPr>
        <w:t>OR</w:t>
      </w:r>
      <w:r>
        <w:rPr>
          <w:rFonts w:ascii="Arial"/>
          <w:b/>
          <w:color w:val="1F3864"/>
          <w:spacing w:val="2"/>
          <w:sz w:val="28"/>
        </w:rPr>
        <w:t xml:space="preserve"> </w:t>
      </w:r>
      <w:r>
        <w:rPr>
          <w:rFonts w:ascii="Arial"/>
          <w:b/>
          <w:color w:val="1F3864"/>
          <w:sz w:val="28"/>
        </w:rPr>
        <w:t>REVOCATION</w:t>
      </w:r>
      <w:r>
        <w:rPr>
          <w:rFonts w:ascii="Arial"/>
          <w:b/>
          <w:color w:val="1F3864"/>
          <w:spacing w:val="1"/>
          <w:sz w:val="28"/>
        </w:rPr>
        <w:t xml:space="preserve"> </w:t>
      </w:r>
      <w:r>
        <w:rPr>
          <w:rFonts w:ascii="Arial"/>
          <w:b/>
          <w:color w:val="1F3864"/>
          <w:spacing w:val="-2"/>
          <w:sz w:val="28"/>
        </w:rPr>
        <w:t>OF</w:t>
      </w:r>
      <w:r>
        <w:rPr>
          <w:rFonts w:ascii="Arial"/>
          <w:b/>
          <w:color w:val="1F3864"/>
          <w:spacing w:val="2"/>
          <w:sz w:val="28"/>
        </w:rPr>
        <w:t xml:space="preserve"> </w:t>
      </w:r>
      <w:r>
        <w:rPr>
          <w:rFonts w:ascii="Arial" w:hAnsi="Arial" w:cs="Arial"/>
          <w:b/>
          <w:color w:val="1F3864"/>
          <w:sz w:val="28"/>
        </w:rPr>
        <w:t>CARD</w:t>
      </w:r>
      <w:r w:rsidR="007025B1">
        <w:rPr>
          <w:rFonts w:ascii="Arial" w:hAnsi="Arial" w:cs="Arial"/>
          <w:b/>
          <w:color w:val="1F3864"/>
          <w:sz w:val="28"/>
        </w:rPr>
        <w:t xml:space="preserve"> </w:t>
      </w:r>
      <w:r>
        <w:rPr>
          <w:rFonts w:ascii="Arial"/>
          <w:b/>
          <w:color w:val="1F3864"/>
          <w:sz w:val="28"/>
        </w:rPr>
        <w:t>PRIVILEGES</w:t>
      </w:r>
    </w:p>
    <w:p w14:paraId="54845C8F" w14:textId="00259533" w:rsidR="00C841BD" w:rsidRDefault="00B218E9" w:rsidP="008E0796">
      <w:pPr>
        <w:spacing w:before="123" w:after="0" w:line="276" w:lineRule="exact"/>
        <w:jc w:val="left"/>
        <w:rPr>
          <w:rFonts w:ascii="Arial"/>
          <w:color w:val="000000"/>
          <w:sz w:val="24"/>
        </w:rPr>
      </w:pPr>
      <w:r>
        <w:rPr>
          <w:rFonts w:ascii="Arial"/>
          <w:color w:val="000000"/>
          <w:sz w:val="24"/>
        </w:rPr>
        <w:lastRenderedPageBreak/>
        <w:t>Upon leaving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the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City,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transferring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to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another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z w:val="24"/>
        </w:rPr>
        <w:t>department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or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loss </w:t>
      </w:r>
      <w:r>
        <w:rPr>
          <w:rFonts w:ascii="Arial"/>
          <w:color w:val="000000"/>
          <w:spacing w:val="-1"/>
          <w:sz w:val="24"/>
        </w:rPr>
        <w:t>of</w:t>
      </w:r>
      <w:r>
        <w:rPr>
          <w:rFonts w:ascii="Arial"/>
          <w:color w:val="000000"/>
          <w:sz w:val="24"/>
        </w:rPr>
        <w:t xml:space="preserve"> Procurement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Card</w:t>
      </w:r>
      <w:r w:rsidR="007025B1">
        <w:rPr>
          <w:rFonts w:ascii="Arial" w:hAnsi="Arial" w:cs="Arial"/>
          <w:color w:val="000000"/>
          <w:sz w:val="24"/>
        </w:rPr>
        <w:t xml:space="preserve"> </w:t>
      </w:r>
      <w:r>
        <w:rPr>
          <w:rFonts w:ascii="Arial"/>
          <w:color w:val="000000"/>
          <w:sz w:val="24"/>
        </w:rPr>
        <w:t>privileges,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a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cardholder </w:t>
      </w:r>
      <w:r>
        <w:rPr>
          <w:rFonts w:ascii="Arial"/>
          <w:color w:val="000000"/>
          <w:spacing w:val="1"/>
          <w:sz w:val="24"/>
        </w:rPr>
        <w:t>must</w:t>
      </w:r>
      <w:r>
        <w:rPr>
          <w:rFonts w:ascii="Arial"/>
          <w:color w:val="000000"/>
          <w:sz w:val="24"/>
        </w:rPr>
        <w:t xml:space="preserve"> return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his </w:t>
      </w:r>
      <w:r>
        <w:rPr>
          <w:rFonts w:ascii="Arial"/>
          <w:color w:val="000000"/>
          <w:spacing w:val="1"/>
          <w:sz w:val="24"/>
        </w:rPr>
        <w:t>or</w:t>
      </w:r>
      <w:r>
        <w:rPr>
          <w:rFonts w:ascii="Arial"/>
          <w:color w:val="000000"/>
          <w:spacing w:val="-1"/>
          <w:sz w:val="24"/>
        </w:rPr>
        <w:t xml:space="preserve"> her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Procurement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Card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to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his </w:t>
      </w:r>
      <w:r>
        <w:rPr>
          <w:rFonts w:ascii="Arial"/>
          <w:color w:val="000000"/>
          <w:spacing w:val="1"/>
          <w:sz w:val="24"/>
        </w:rPr>
        <w:t>or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her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Approving</w:t>
      </w:r>
      <w:r w:rsidR="007025B1">
        <w:rPr>
          <w:rFonts w:ascii="Arial" w:hAnsi="Arial" w:cs="Arial"/>
          <w:color w:val="000000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Official </w:t>
      </w:r>
      <w:r>
        <w:rPr>
          <w:rFonts w:ascii="Arial"/>
          <w:color w:val="000000"/>
          <w:spacing w:val="1"/>
          <w:sz w:val="24"/>
        </w:rPr>
        <w:t>or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Department</w:t>
      </w:r>
      <w:r>
        <w:rPr>
          <w:rFonts w:ascii="Arial"/>
          <w:color w:val="000000"/>
          <w:spacing w:val="-4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Head, </w:t>
      </w:r>
      <w:r>
        <w:rPr>
          <w:rFonts w:ascii="Arial"/>
          <w:color w:val="000000"/>
          <w:spacing w:val="-1"/>
          <w:sz w:val="24"/>
        </w:rPr>
        <w:t>who</w:t>
      </w:r>
      <w:r>
        <w:rPr>
          <w:rFonts w:ascii="Arial"/>
          <w:color w:val="000000"/>
          <w:spacing w:val="2"/>
          <w:sz w:val="24"/>
        </w:rPr>
        <w:t xml:space="preserve"> </w:t>
      </w:r>
      <w:r>
        <w:rPr>
          <w:rFonts w:ascii="Arial"/>
          <w:color w:val="000000"/>
          <w:sz w:val="24"/>
        </w:rPr>
        <w:t>will forward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it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to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the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Division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of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z w:val="24"/>
        </w:rPr>
        <w:t>Procurement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 w:hAnsi="Arial" w:cs="Arial"/>
          <w:color w:val="000000"/>
          <w:spacing w:val="3"/>
          <w:sz w:val="24"/>
        </w:rPr>
        <w:t>and</w:t>
      </w:r>
      <w:r w:rsidR="007025B1">
        <w:rPr>
          <w:rFonts w:ascii="Arial" w:hAnsi="Arial" w:cs="Arial"/>
          <w:color w:val="000000"/>
          <w:spacing w:val="3"/>
          <w:sz w:val="24"/>
        </w:rPr>
        <w:t xml:space="preserve"> </w:t>
      </w:r>
      <w:r>
        <w:rPr>
          <w:rFonts w:ascii="Arial"/>
          <w:color w:val="000000"/>
          <w:sz w:val="24"/>
        </w:rPr>
        <w:t>Contracting.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Concurrent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with</w:t>
      </w:r>
      <w:r>
        <w:rPr>
          <w:rFonts w:ascii="Arial"/>
          <w:color w:val="000000"/>
          <w:spacing w:val="2"/>
          <w:sz w:val="24"/>
        </w:rPr>
        <w:t xml:space="preserve"> </w:t>
      </w:r>
      <w:r>
        <w:rPr>
          <w:rFonts w:ascii="Arial"/>
          <w:color w:val="000000"/>
          <w:sz w:val="24"/>
        </w:rPr>
        <w:t>surrendering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the</w:t>
      </w:r>
      <w:r>
        <w:rPr>
          <w:rFonts w:ascii="Arial"/>
          <w:color w:val="000000"/>
          <w:spacing w:val="2"/>
          <w:sz w:val="24"/>
        </w:rPr>
        <w:t xml:space="preserve"> </w:t>
      </w:r>
      <w:r>
        <w:rPr>
          <w:rFonts w:ascii="Arial"/>
          <w:color w:val="000000"/>
          <w:sz w:val="24"/>
        </w:rPr>
        <w:t>card,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the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cardholder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must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deliver</w:t>
      </w:r>
      <w:r w:rsidR="007025B1">
        <w:rPr>
          <w:rFonts w:ascii="Arial" w:hAnsi="Arial" w:cs="Arial"/>
          <w:color w:val="000000"/>
          <w:sz w:val="24"/>
        </w:rPr>
        <w:t xml:space="preserve"> </w:t>
      </w:r>
      <w:r>
        <w:rPr>
          <w:rFonts w:ascii="Arial"/>
          <w:color w:val="000000"/>
          <w:sz w:val="24"/>
        </w:rPr>
        <w:t>documentation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of</w:t>
      </w:r>
      <w:r>
        <w:rPr>
          <w:rFonts w:ascii="Arial"/>
          <w:color w:val="000000"/>
          <w:sz w:val="24"/>
        </w:rPr>
        <w:t xml:space="preserve"> all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z w:val="24"/>
        </w:rPr>
        <w:t>outstanding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purchases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(including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approval and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transaction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logs</w:t>
      </w:r>
      <w:r w:rsidR="007025B1">
        <w:rPr>
          <w:rFonts w:ascii="Arial" w:hAnsi="Arial" w:cs="Arial"/>
          <w:color w:val="000000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and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associated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receipts). The City Manager,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Assistant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City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Manager,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Department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Head</w:t>
      </w:r>
      <w:r w:rsidR="007025B1">
        <w:rPr>
          <w:rFonts w:ascii="Arial" w:hAnsi="Arial" w:cs="Arial"/>
          <w:color w:val="000000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and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Procurement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and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Contracting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Manager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z w:val="24"/>
        </w:rPr>
        <w:t>have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absolute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discretion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to</w:t>
      </w:r>
      <w:r>
        <w:rPr>
          <w:rFonts w:ascii="Arial"/>
          <w:color w:val="000000"/>
          <w:sz w:val="24"/>
        </w:rPr>
        <w:t xml:space="preserve"> suspend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 w:hAnsi="Arial" w:cs="Arial"/>
          <w:color w:val="000000"/>
          <w:spacing w:val="1"/>
          <w:sz w:val="24"/>
        </w:rPr>
        <w:t>or</w:t>
      </w:r>
      <w:r w:rsidR="007025B1">
        <w:rPr>
          <w:rFonts w:ascii="Arial" w:hAnsi="Arial" w:cs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revoke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a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cardholder’s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privileges </w:t>
      </w:r>
      <w:r>
        <w:rPr>
          <w:rFonts w:ascii="Arial"/>
          <w:color w:val="000000"/>
          <w:spacing w:val="1"/>
          <w:sz w:val="24"/>
        </w:rPr>
        <w:t>at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any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z w:val="24"/>
        </w:rPr>
        <w:t>time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and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for </w:t>
      </w:r>
      <w:r>
        <w:rPr>
          <w:rFonts w:ascii="Arial"/>
          <w:color w:val="000000"/>
          <w:spacing w:val="1"/>
          <w:sz w:val="24"/>
        </w:rPr>
        <w:t>any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reason.</w:t>
      </w:r>
    </w:p>
    <w:p w14:paraId="74DFBA14" w14:textId="77777777" w:rsidR="00C841BD" w:rsidRDefault="00B218E9" w:rsidP="008E0796">
      <w:pPr>
        <w:spacing w:before="295" w:after="0" w:line="324" w:lineRule="exact"/>
        <w:jc w:val="left"/>
        <w:rPr>
          <w:rFonts w:ascii="Arial"/>
          <w:b/>
          <w:color w:val="000000"/>
          <w:sz w:val="28"/>
        </w:rPr>
      </w:pPr>
      <w:r>
        <w:rPr>
          <w:rFonts w:ascii="Arial"/>
          <w:b/>
          <w:color w:val="1F3864"/>
          <w:sz w:val="28"/>
        </w:rPr>
        <w:t>20. RESPONSIBILITIES</w:t>
      </w:r>
    </w:p>
    <w:p w14:paraId="45F29331" w14:textId="6915CA87" w:rsidR="00C841BD" w:rsidRDefault="00B218E9" w:rsidP="008E0796">
      <w:pPr>
        <w:spacing w:before="123" w:after="0" w:line="276" w:lineRule="exact"/>
        <w:jc w:val="left"/>
        <w:rPr>
          <w:rFonts w:ascii="Arial"/>
          <w:color w:val="000000"/>
          <w:sz w:val="24"/>
        </w:rPr>
      </w:pPr>
      <w:r>
        <w:rPr>
          <w:rFonts w:ascii="Arial"/>
          <w:b/>
          <w:color w:val="000000"/>
          <w:sz w:val="24"/>
        </w:rPr>
        <w:t>20.1</w:t>
      </w:r>
      <w:r>
        <w:rPr>
          <w:rFonts w:ascii="Arial"/>
          <w:b/>
          <w:color w:val="000000"/>
          <w:spacing w:val="-1"/>
          <w:sz w:val="24"/>
        </w:rPr>
        <w:t xml:space="preserve"> </w:t>
      </w:r>
      <w:r>
        <w:rPr>
          <w:rFonts w:ascii="Arial"/>
          <w:b/>
          <w:color w:val="000000"/>
          <w:sz w:val="24"/>
        </w:rPr>
        <w:t>Cardholders.</w:t>
      </w:r>
      <w:r>
        <w:rPr>
          <w:rFonts w:ascii="Arial"/>
          <w:b/>
          <w:color w:val="000000"/>
          <w:spacing w:val="2"/>
          <w:sz w:val="24"/>
        </w:rPr>
        <w:t xml:space="preserve"> </w:t>
      </w:r>
      <w:r>
        <w:rPr>
          <w:rFonts w:ascii="Arial"/>
          <w:color w:val="000000"/>
          <w:sz w:val="24"/>
        </w:rPr>
        <w:t>Safeguarding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the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Procurement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Card;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complying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z w:val="24"/>
        </w:rPr>
        <w:t>with</w:t>
      </w:r>
      <w:r>
        <w:rPr>
          <w:rFonts w:ascii="Arial"/>
          <w:color w:val="000000"/>
          <w:spacing w:val="2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City’s</w:t>
      </w:r>
      <w:r w:rsidR="007025B1">
        <w:rPr>
          <w:rFonts w:ascii="Arial" w:hAnsi="Arial" w:cs="Arial"/>
          <w:color w:val="000000"/>
          <w:sz w:val="24"/>
        </w:rPr>
        <w:t xml:space="preserve"> </w:t>
      </w:r>
      <w:r>
        <w:rPr>
          <w:rFonts w:ascii="Arial"/>
          <w:color w:val="000000"/>
          <w:sz w:val="24"/>
        </w:rPr>
        <w:t>Procurement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Card Policies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and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Procedures;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ensuring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that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the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goods</w:t>
      </w:r>
      <w:r>
        <w:rPr>
          <w:rFonts w:ascii="Arial"/>
          <w:color w:val="000000"/>
          <w:spacing w:val="-5"/>
          <w:sz w:val="24"/>
        </w:rPr>
        <w:t xml:space="preserve"> </w:t>
      </w:r>
      <w:r>
        <w:rPr>
          <w:rFonts w:ascii="Arial"/>
          <w:color w:val="000000"/>
          <w:sz w:val="24"/>
        </w:rPr>
        <w:t>purchased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are</w:t>
      </w:r>
      <w:r w:rsidR="007025B1">
        <w:rPr>
          <w:rFonts w:ascii="Arial" w:hAnsi="Arial" w:cs="Arial"/>
          <w:color w:val="000000"/>
          <w:sz w:val="24"/>
        </w:rPr>
        <w:t xml:space="preserve"> </w:t>
      </w:r>
      <w:r>
        <w:rPr>
          <w:rFonts w:ascii="Arial"/>
          <w:color w:val="000000"/>
          <w:sz w:val="24"/>
        </w:rPr>
        <w:t>received,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inspected,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and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delivered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intact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to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the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authorized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users or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z w:val="24"/>
        </w:rPr>
        <w:t>appropriate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City</w:t>
      </w:r>
      <w:r w:rsidR="007025B1">
        <w:rPr>
          <w:rFonts w:ascii="Arial" w:hAnsi="Arial" w:cs="Arial"/>
          <w:color w:val="000000"/>
          <w:sz w:val="24"/>
        </w:rPr>
        <w:t xml:space="preserve"> </w:t>
      </w:r>
      <w:r>
        <w:rPr>
          <w:rFonts w:ascii="Arial"/>
          <w:color w:val="000000"/>
          <w:sz w:val="24"/>
        </w:rPr>
        <w:t>personnel; completing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the</w:t>
      </w:r>
      <w:r>
        <w:rPr>
          <w:rFonts w:ascii="Arial"/>
          <w:color w:val="000000"/>
          <w:sz w:val="24"/>
        </w:rPr>
        <w:t xml:space="preserve"> Procurement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Card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Transaction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Log;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timely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processing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 w:hAnsi="Arial" w:cs="Arial"/>
          <w:color w:val="000000"/>
          <w:spacing w:val="1"/>
          <w:sz w:val="24"/>
        </w:rPr>
        <w:t>of</w:t>
      </w:r>
      <w:r w:rsidR="007025B1">
        <w:rPr>
          <w:rFonts w:ascii="Arial" w:hAnsi="Arial" w:cs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monthly statements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of</w:t>
      </w:r>
      <w:r>
        <w:rPr>
          <w:rFonts w:ascii="Arial"/>
          <w:color w:val="000000"/>
          <w:sz w:val="24"/>
        </w:rPr>
        <w:t xml:space="preserve"> account;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and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timely reporting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of</w:t>
      </w:r>
      <w:r>
        <w:rPr>
          <w:rFonts w:ascii="Arial"/>
          <w:color w:val="000000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lost</w:t>
      </w:r>
      <w:r>
        <w:rPr>
          <w:rFonts w:ascii="Arial"/>
          <w:color w:val="000000"/>
          <w:spacing w:val="1"/>
          <w:sz w:val="24"/>
        </w:rPr>
        <w:t xml:space="preserve"> or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stolen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Procurement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Card</w:t>
      </w:r>
      <w:r w:rsidR="007025B1">
        <w:rPr>
          <w:rFonts w:ascii="Arial" w:hAnsi="Arial" w:cs="Arial"/>
          <w:color w:val="000000"/>
          <w:sz w:val="24"/>
        </w:rPr>
        <w:t xml:space="preserve"> </w:t>
      </w:r>
      <w:r>
        <w:rPr>
          <w:rFonts w:ascii="Arial"/>
          <w:color w:val="000000"/>
          <w:sz w:val="24"/>
        </w:rPr>
        <w:t>to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U.S.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Bank,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the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Department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Head,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and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the</w:t>
      </w:r>
      <w:r>
        <w:rPr>
          <w:rFonts w:ascii="Arial"/>
          <w:color w:val="000000"/>
          <w:spacing w:val="-4"/>
          <w:sz w:val="24"/>
        </w:rPr>
        <w:t xml:space="preserve"> </w:t>
      </w:r>
      <w:r>
        <w:rPr>
          <w:rFonts w:ascii="Arial"/>
          <w:color w:val="000000"/>
          <w:sz w:val="24"/>
        </w:rPr>
        <w:t>Procurement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and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Contracting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Division.</w:t>
      </w:r>
    </w:p>
    <w:p w14:paraId="63DFDB63" w14:textId="4A3EA4C9" w:rsidR="00C841BD" w:rsidRPr="007025B1" w:rsidRDefault="00B218E9" w:rsidP="007025B1">
      <w:pPr>
        <w:spacing w:after="0" w:line="276" w:lineRule="exact"/>
        <w:jc w:val="left"/>
        <w:rPr>
          <w:rFonts w:ascii="Arial"/>
          <w:color w:val="000000"/>
          <w:sz w:val="24"/>
        </w:rPr>
      </w:pPr>
      <w:r w:rsidRPr="007025B1">
        <w:rPr>
          <w:rFonts w:ascii="Arial"/>
          <w:b/>
          <w:bCs/>
          <w:color w:val="000000"/>
          <w:sz w:val="24"/>
        </w:rPr>
        <w:t>20.2 Department Heads</w:t>
      </w:r>
      <w:r w:rsidRPr="007025B1">
        <w:rPr>
          <w:rFonts w:ascii="Arial"/>
          <w:color w:val="000000"/>
          <w:sz w:val="24"/>
        </w:rPr>
        <w:t xml:space="preserve">. </w:t>
      </w:r>
      <w:r>
        <w:rPr>
          <w:rFonts w:ascii="Arial"/>
          <w:color w:val="000000"/>
          <w:sz w:val="24"/>
        </w:rPr>
        <w:t>Request</w:t>
      </w:r>
      <w:r w:rsidRPr="007025B1">
        <w:rPr>
          <w:rFonts w:ascii="Arial"/>
          <w:color w:val="000000"/>
          <w:sz w:val="24"/>
        </w:rPr>
        <w:t xml:space="preserve"> </w:t>
      </w:r>
      <w:r>
        <w:rPr>
          <w:rFonts w:ascii="Arial"/>
          <w:color w:val="000000"/>
          <w:sz w:val="24"/>
        </w:rPr>
        <w:t>issuance</w:t>
      </w:r>
      <w:r w:rsidRPr="007025B1">
        <w:rPr>
          <w:rFonts w:ascii="Arial"/>
          <w:color w:val="000000"/>
          <w:sz w:val="24"/>
        </w:rPr>
        <w:t xml:space="preserve"> of</w:t>
      </w:r>
      <w:r>
        <w:rPr>
          <w:rFonts w:ascii="Arial"/>
          <w:color w:val="000000"/>
          <w:sz w:val="24"/>
        </w:rPr>
        <w:t xml:space="preserve"> Procurement</w:t>
      </w:r>
      <w:r w:rsidRPr="007025B1">
        <w:rPr>
          <w:rFonts w:ascii="Arial"/>
          <w:color w:val="000000"/>
          <w:sz w:val="24"/>
        </w:rPr>
        <w:t xml:space="preserve"> </w:t>
      </w:r>
      <w:r>
        <w:rPr>
          <w:rFonts w:ascii="Arial"/>
          <w:color w:val="000000"/>
          <w:sz w:val="24"/>
        </w:rPr>
        <w:t>Cards</w:t>
      </w:r>
      <w:r w:rsidRPr="007025B1">
        <w:rPr>
          <w:rFonts w:ascii="Arial"/>
          <w:color w:val="000000"/>
          <w:sz w:val="24"/>
        </w:rPr>
        <w:t xml:space="preserve"> and</w:t>
      </w:r>
      <w:r>
        <w:rPr>
          <w:rFonts w:ascii="Arial"/>
          <w:color w:val="000000"/>
          <w:sz w:val="24"/>
        </w:rPr>
        <w:t xml:space="preserve"> </w:t>
      </w:r>
      <w:r w:rsidRPr="007025B1">
        <w:rPr>
          <w:rFonts w:ascii="Arial"/>
          <w:color w:val="000000"/>
          <w:sz w:val="24"/>
        </w:rPr>
        <w:t>set</w:t>
      </w:r>
      <w:r w:rsidR="007025B1" w:rsidRPr="007025B1">
        <w:rPr>
          <w:rFonts w:ascii="Arial"/>
          <w:color w:val="000000"/>
          <w:sz w:val="24"/>
        </w:rPr>
        <w:t xml:space="preserve"> </w:t>
      </w:r>
      <w:r>
        <w:rPr>
          <w:rFonts w:ascii="Arial"/>
          <w:color w:val="000000"/>
          <w:sz w:val="24"/>
        </w:rPr>
        <w:t>procurement</w:t>
      </w:r>
      <w:r w:rsidRPr="007025B1">
        <w:rPr>
          <w:rFonts w:ascii="Arial"/>
          <w:color w:val="000000"/>
          <w:sz w:val="24"/>
        </w:rPr>
        <w:t xml:space="preserve"> </w:t>
      </w:r>
      <w:r>
        <w:rPr>
          <w:rFonts w:ascii="Arial"/>
          <w:color w:val="000000"/>
          <w:sz w:val="24"/>
        </w:rPr>
        <w:t>limits subject</w:t>
      </w:r>
      <w:r w:rsidRPr="007025B1">
        <w:rPr>
          <w:rFonts w:ascii="Arial"/>
          <w:color w:val="000000"/>
          <w:sz w:val="24"/>
        </w:rPr>
        <w:t xml:space="preserve"> to </w:t>
      </w:r>
      <w:r>
        <w:rPr>
          <w:rFonts w:ascii="Arial"/>
          <w:color w:val="000000"/>
          <w:sz w:val="24"/>
        </w:rPr>
        <w:t>approval;</w:t>
      </w:r>
      <w:r w:rsidRPr="007025B1">
        <w:rPr>
          <w:rFonts w:ascii="Arial"/>
          <w:color w:val="000000"/>
          <w:sz w:val="24"/>
        </w:rPr>
        <w:t xml:space="preserve"> </w:t>
      </w:r>
      <w:r>
        <w:rPr>
          <w:rFonts w:ascii="Arial"/>
          <w:color w:val="000000"/>
          <w:sz w:val="24"/>
        </w:rPr>
        <w:t>develop</w:t>
      </w:r>
      <w:r w:rsidRPr="007025B1">
        <w:rPr>
          <w:rFonts w:ascii="Arial"/>
          <w:color w:val="000000"/>
          <w:sz w:val="24"/>
        </w:rPr>
        <w:t xml:space="preserve"> </w:t>
      </w:r>
      <w:r>
        <w:rPr>
          <w:rFonts w:ascii="Arial"/>
          <w:color w:val="000000"/>
          <w:sz w:val="24"/>
        </w:rPr>
        <w:t>and</w:t>
      </w:r>
      <w:r w:rsidRPr="007025B1">
        <w:rPr>
          <w:rFonts w:ascii="Arial"/>
          <w:color w:val="000000"/>
          <w:sz w:val="24"/>
        </w:rPr>
        <w:t xml:space="preserve"> </w:t>
      </w:r>
      <w:r>
        <w:rPr>
          <w:rFonts w:ascii="Arial"/>
          <w:color w:val="000000"/>
          <w:sz w:val="24"/>
        </w:rPr>
        <w:t>implement</w:t>
      </w:r>
      <w:r w:rsidRPr="007025B1">
        <w:rPr>
          <w:rFonts w:ascii="Arial"/>
          <w:color w:val="000000"/>
          <w:sz w:val="24"/>
        </w:rPr>
        <w:t xml:space="preserve"> departmental</w:t>
      </w:r>
      <w:r w:rsidR="007025B1" w:rsidRPr="007025B1">
        <w:rPr>
          <w:rFonts w:ascii="Arial"/>
          <w:color w:val="000000"/>
          <w:sz w:val="24"/>
        </w:rPr>
        <w:t xml:space="preserve"> </w:t>
      </w:r>
      <w:r>
        <w:rPr>
          <w:rFonts w:ascii="Arial"/>
          <w:color w:val="000000"/>
          <w:sz w:val="24"/>
        </w:rPr>
        <w:t>procedures to</w:t>
      </w:r>
      <w:r w:rsidRPr="007025B1">
        <w:rPr>
          <w:rFonts w:ascii="Arial"/>
          <w:color w:val="000000"/>
          <w:sz w:val="24"/>
        </w:rPr>
        <w:t xml:space="preserve"> </w:t>
      </w:r>
      <w:r>
        <w:rPr>
          <w:rFonts w:ascii="Arial"/>
          <w:color w:val="000000"/>
          <w:sz w:val="24"/>
        </w:rPr>
        <w:t>ensure that</w:t>
      </w:r>
      <w:r w:rsidRPr="007025B1">
        <w:rPr>
          <w:rFonts w:ascii="Arial"/>
          <w:color w:val="000000"/>
          <w:sz w:val="24"/>
        </w:rPr>
        <w:t xml:space="preserve"> </w:t>
      </w:r>
      <w:r>
        <w:rPr>
          <w:rFonts w:ascii="Arial"/>
          <w:color w:val="000000"/>
          <w:sz w:val="24"/>
        </w:rPr>
        <w:t>payments</w:t>
      </w:r>
      <w:r w:rsidRPr="007025B1">
        <w:rPr>
          <w:rFonts w:ascii="Arial"/>
          <w:color w:val="000000"/>
          <w:sz w:val="24"/>
        </w:rPr>
        <w:t xml:space="preserve"> </w:t>
      </w:r>
      <w:r>
        <w:rPr>
          <w:rFonts w:ascii="Arial"/>
          <w:color w:val="000000"/>
          <w:sz w:val="24"/>
        </w:rPr>
        <w:t>are</w:t>
      </w:r>
      <w:r w:rsidRPr="007025B1">
        <w:rPr>
          <w:rFonts w:ascii="Arial"/>
          <w:color w:val="000000"/>
          <w:sz w:val="24"/>
        </w:rPr>
        <w:t xml:space="preserve"> </w:t>
      </w:r>
      <w:r>
        <w:rPr>
          <w:rFonts w:ascii="Arial"/>
          <w:color w:val="000000"/>
          <w:sz w:val="24"/>
        </w:rPr>
        <w:t>appropriately reviewed</w:t>
      </w:r>
      <w:r w:rsidRPr="007025B1">
        <w:rPr>
          <w:rFonts w:ascii="Arial"/>
          <w:color w:val="000000"/>
          <w:sz w:val="24"/>
        </w:rPr>
        <w:t xml:space="preserve"> and approved,</w:t>
      </w:r>
      <w:r w:rsidR="007025B1" w:rsidRPr="007025B1">
        <w:rPr>
          <w:rFonts w:ascii="Arial"/>
          <w:color w:val="000000"/>
          <w:sz w:val="24"/>
        </w:rPr>
        <w:t xml:space="preserve"> </w:t>
      </w:r>
      <w:r>
        <w:rPr>
          <w:rFonts w:ascii="Arial"/>
          <w:color w:val="000000"/>
          <w:sz w:val="24"/>
        </w:rPr>
        <w:t>processed</w:t>
      </w:r>
      <w:r w:rsidRPr="007025B1">
        <w:rPr>
          <w:rFonts w:ascii="Arial"/>
          <w:color w:val="000000"/>
          <w:sz w:val="24"/>
        </w:rPr>
        <w:t xml:space="preserve"> </w:t>
      </w:r>
      <w:r>
        <w:rPr>
          <w:rFonts w:ascii="Arial"/>
          <w:color w:val="000000"/>
          <w:sz w:val="24"/>
        </w:rPr>
        <w:t>in</w:t>
      </w:r>
      <w:r w:rsidRPr="007025B1">
        <w:rPr>
          <w:rFonts w:ascii="Arial"/>
          <w:color w:val="000000"/>
          <w:sz w:val="24"/>
        </w:rPr>
        <w:t xml:space="preserve"> </w:t>
      </w:r>
      <w:r>
        <w:rPr>
          <w:rFonts w:ascii="Arial"/>
          <w:color w:val="000000"/>
          <w:sz w:val="24"/>
        </w:rPr>
        <w:t>a</w:t>
      </w:r>
      <w:r w:rsidRPr="007025B1">
        <w:rPr>
          <w:rFonts w:ascii="Arial"/>
          <w:color w:val="000000"/>
          <w:sz w:val="24"/>
        </w:rPr>
        <w:t xml:space="preserve"> </w:t>
      </w:r>
      <w:r>
        <w:rPr>
          <w:rFonts w:ascii="Arial"/>
          <w:color w:val="000000"/>
          <w:sz w:val="24"/>
        </w:rPr>
        <w:t>timely</w:t>
      </w:r>
      <w:r w:rsidRPr="007025B1">
        <w:rPr>
          <w:rFonts w:ascii="Arial"/>
          <w:color w:val="000000"/>
          <w:sz w:val="24"/>
        </w:rPr>
        <w:t xml:space="preserve"> </w:t>
      </w:r>
      <w:r>
        <w:rPr>
          <w:rFonts w:ascii="Arial"/>
          <w:color w:val="000000"/>
          <w:sz w:val="24"/>
        </w:rPr>
        <w:t>manner</w:t>
      </w:r>
      <w:r w:rsidRPr="007025B1">
        <w:rPr>
          <w:rFonts w:ascii="Arial"/>
          <w:color w:val="000000"/>
          <w:sz w:val="24"/>
        </w:rPr>
        <w:t xml:space="preserve"> and </w:t>
      </w:r>
      <w:r>
        <w:rPr>
          <w:rFonts w:ascii="Arial"/>
          <w:color w:val="000000"/>
          <w:sz w:val="24"/>
        </w:rPr>
        <w:t>that</w:t>
      </w:r>
      <w:r w:rsidRPr="007025B1">
        <w:rPr>
          <w:rFonts w:ascii="Arial"/>
          <w:color w:val="000000"/>
          <w:sz w:val="24"/>
        </w:rPr>
        <w:t xml:space="preserve"> </w:t>
      </w:r>
      <w:r>
        <w:rPr>
          <w:rFonts w:ascii="Arial"/>
          <w:color w:val="000000"/>
          <w:sz w:val="24"/>
        </w:rPr>
        <w:t>all</w:t>
      </w:r>
      <w:r w:rsidRPr="007025B1">
        <w:rPr>
          <w:rFonts w:ascii="Arial"/>
          <w:color w:val="000000"/>
          <w:sz w:val="24"/>
        </w:rPr>
        <w:t xml:space="preserve"> </w:t>
      </w:r>
      <w:r>
        <w:rPr>
          <w:rFonts w:ascii="Arial"/>
          <w:color w:val="000000"/>
          <w:sz w:val="24"/>
        </w:rPr>
        <w:t>supporting</w:t>
      </w:r>
      <w:r w:rsidRPr="007025B1">
        <w:rPr>
          <w:rFonts w:ascii="Arial"/>
          <w:color w:val="000000"/>
          <w:sz w:val="24"/>
        </w:rPr>
        <w:t xml:space="preserve"> </w:t>
      </w:r>
      <w:r>
        <w:rPr>
          <w:rFonts w:ascii="Arial"/>
          <w:color w:val="000000"/>
          <w:sz w:val="24"/>
        </w:rPr>
        <w:t>documentation is retained</w:t>
      </w:r>
      <w:r w:rsidRPr="007025B1">
        <w:rPr>
          <w:rFonts w:ascii="Arial"/>
          <w:color w:val="000000"/>
          <w:sz w:val="24"/>
        </w:rPr>
        <w:t xml:space="preserve"> and</w:t>
      </w:r>
      <w:r w:rsidR="007025B1" w:rsidRPr="007025B1">
        <w:rPr>
          <w:rFonts w:ascii="Arial"/>
          <w:color w:val="000000"/>
          <w:sz w:val="24"/>
        </w:rPr>
        <w:t xml:space="preserve"> </w:t>
      </w:r>
      <w:r>
        <w:rPr>
          <w:rFonts w:ascii="Arial"/>
          <w:color w:val="000000"/>
          <w:sz w:val="24"/>
        </w:rPr>
        <w:t>reconciled</w:t>
      </w:r>
      <w:r w:rsidRPr="007025B1">
        <w:rPr>
          <w:rFonts w:ascii="Arial"/>
          <w:color w:val="000000"/>
          <w:sz w:val="24"/>
        </w:rPr>
        <w:t xml:space="preserve"> </w:t>
      </w:r>
      <w:r>
        <w:rPr>
          <w:rFonts w:ascii="Arial"/>
          <w:color w:val="000000"/>
          <w:sz w:val="24"/>
        </w:rPr>
        <w:t>to</w:t>
      </w:r>
      <w:r w:rsidRPr="007025B1">
        <w:rPr>
          <w:rFonts w:ascii="Arial"/>
          <w:color w:val="000000"/>
          <w:sz w:val="24"/>
        </w:rPr>
        <w:t xml:space="preserve"> </w:t>
      </w:r>
      <w:r>
        <w:rPr>
          <w:rFonts w:ascii="Arial"/>
          <w:color w:val="000000"/>
          <w:sz w:val="24"/>
        </w:rPr>
        <w:t>monthly statements;</w:t>
      </w:r>
      <w:r w:rsidRPr="007025B1">
        <w:rPr>
          <w:rFonts w:ascii="Arial"/>
          <w:color w:val="000000"/>
          <w:sz w:val="24"/>
        </w:rPr>
        <w:t xml:space="preserve"> and </w:t>
      </w:r>
      <w:r>
        <w:rPr>
          <w:rFonts w:ascii="Arial"/>
          <w:color w:val="000000"/>
          <w:sz w:val="24"/>
        </w:rPr>
        <w:t>oversee</w:t>
      </w:r>
      <w:r w:rsidRPr="007025B1">
        <w:rPr>
          <w:rFonts w:ascii="Arial"/>
          <w:color w:val="000000"/>
          <w:sz w:val="24"/>
        </w:rPr>
        <w:t xml:space="preserve"> </w:t>
      </w:r>
      <w:r>
        <w:rPr>
          <w:rFonts w:ascii="Arial"/>
          <w:color w:val="000000"/>
          <w:sz w:val="24"/>
        </w:rPr>
        <w:t>implementation</w:t>
      </w:r>
      <w:r w:rsidRPr="007025B1">
        <w:rPr>
          <w:rFonts w:ascii="Arial"/>
          <w:color w:val="000000"/>
          <w:sz w:val="24"/>
        </w:rPr>
        <w:t xml:space="preserve"> of </w:t>
      </w:r>
      <w:r>
        <w:rPr>
          <w:rFonts w:ascii="Arial"/>
          <w:color w:val="000000"/>
          <w:sz w:val="24"/>
        </w:rPr>
        <w:t>these</w:t>
      </w:r>
      <w:r w:rsidRPr="007025B1">
        <w:rPr>
          <w:rFonts w:ascii="Arial"/>
          <w:color w:val="000000"/>
          <w:sz w:val="24"/>
        </w:rPr>
        <w:t xml:space="preserve"> guidelines,</w:t>
      </w:r>
      <w:r w:rsidR="007025B1" w:rsidRPr="007025B1">
        <w:rPr>
          <w:rFonts w:ascii="Arial"/>
          <w:color w:val="000000"/>
          <w:sz w:val="24"/>
        </w:rPr>
        <w:t xml:space="preserve"> </w:t>
      </w:r>
      <w:r>
        <w:rPr>
          <w:rFonts w:ascii="Arial"/>
          <w:color w:val="000000"/>
          <w:sz w:val="24"/>
        </w:rPr>
        <w:t>collect</w:t>
      </w:r>
      <w:r w:rsidRPr="007025B1">
        <w:rPr>
          <w:rFonts w:ascii="Arial"/>
          <w:color w:val="000000"/>
          <w:sz w:val="24"/>
        </w:rPr>
        <w:t xml:space="preserve"> </w:t>
      </w:r>
      <w:r>
        <w:rPr>
          <w:rFonts w:ascii="Arial"/>
          <w:color w:val="000000"/>
          <w:sz w:val="24"/>
        </w:rPr>
        <w:t>Procurement</w:t>
      </w:r>
      <w:r w:rsidRPr="007025B1">
        <w:rPr>
          <w:rFonts w:ascii="Arial"/>
          <w:color w:val="000000"/>
          <w:sz w:val="24"/>
        </w:rPr>
        <w:t xml:space="preserve"> Cards </w:t>
      </w:r>
      <w:r>
        <w:rPr>
          <w:rFonts w:ascii="Arial"/>
          <w:color w:val="000000"/>
          <w:sz w:val="24"/>
        </w:rPr>
        <w:t>upon</w:t>
      </w:r>
      <w:r w:rsidRPr="007025B1">
        <w:rPr>
          <w:rFonts w:ascii="Arial"/>
          <w:color w:val="000000"/>
          <w:sz w:val="24"/>
        </w:rPr>
        <w:t xml:space="preserve"> </w:t>
      </w:r>
      <w:r>
        <w:rPr>
          <w:rFonts w:ascii="Arial"/>
          <w:color w:val="000000"/>
          <w:sz w:val="24"/>
        </w:rPr>
        <w:t>separation</w:t>
      </w:r>
      <w:r w:rsidRPr="007025B1">
        <w:rPr>
          <w:rFonts w:ascii="Arial"/>
          <w:color w:val="000000"/>
          <w:sz w:val="24"/>
        </w:rPr>
        <w:t xml:space="preserve"> or </w:t>
      </w:r>
      <w:r>
        <w:rPr>
          <w:rFonts w:ascii="Arial"/>
          <w:color w:val="000000"/>
          <w:sz w:val="24"/>
        </w:rPr>
        <w:t>transfer.</w:t>
      </w:r>
    </w:p>
    <w:p w14:paraId="1DF05390" w14:textId="3F63F0E8" w:rsidR="00C841BD" w:rsidRDefault="00B218E9" w:rsidP="007025B1">
      <w:pPr>
        <w:spacing w:after="0" w:line="276" w:lineRule="exact"/>
        <w:jc w:val="left"/>
        <w:rPr>
          <w:rFonts w:ascii="Arial"/>
          <w:color w:val="000000"/>
          <w:sz w:val="24"/>
        </w:rPr>
      </w:pPr>
      <w:bookmarkStart w:id="54" w:name="br12"/>
      <w:bookmarkEnd w:id="54"/>
      <w:r w:rsidRPr="007025B1">
        <w:rPr>
          <w:rFonts w:ascii="Arial"/>
          <w:b/>
          <w:bCs/>
          <w:color w:val="000000"/>
          <w:sz w:val="24"/>
        </w:rPr>
        <w:t>20.3 Approving Officials.</w:t>
      </w:r>
      <w:r w:rsidRPr="007025B1">
        <w:rPr>
          <w:rFonts w:ascii="Arial"/>
          <w:color w:val="000000"/>
          <w:sz w:val="24"/>
        </w:rPr>
        <w:t xml:space="preserve"> </w:t>
      </w:r>
      <w:r>
        <w:rPr>
          <w:rFonts w:ascii="Arial"/>
          <w:color w:val="000000"/>
          <w:sz w:val="24"/>
        </w:rPr>
        <w:t>Compare</w:t>
      </w:r>
      <w:r w:rsidRPr="007025B1">
        <w:rPr>
          <w:rFonts w:ascii="Arial"/>
          <w:color w:val="000000"/>
          <w:sz w:val="24"/>
        </w:rPr>
        <w:t xml:space="preserve"> bank </w:t>
      </w:r>
      <w:r>
        <w:rPr>
          <w:rFonts w:ascii="Arial"/>
          <w:color w:val="000000"/>
          <w:sz w:val="24"/>
        </w:rPr>
        <w:t>statements</w:t>
      </w:r>
      <w:r w:rsidRPr="007025B1">
        <w:rPr>
          <w:rFonts w:ascii="Arial"/>
          <w:color w:val="000000"/>
          <w:sz w:val="24"/>
        </w:rPr>
        <w:t xml:space="preserve"> </w:t>
      </w:r>
      <w:r>
        <w:rPr>
          <w:rFonts w:ascii="Arial"/>
          <w:color w:val="000000"/>
          <w:sz w:val="24"/>
        </w:rPr>
        <w:t>and</w:t>
      </w:r>
      <w:r w:rsidRPr="007025B1">
        <w:rPr>
          <w:rFonts w:ascii="Arial"/>
          <w:color w:val="000000"/>
          <w:sz w:val="24"/>
        </w:rPr>
        <w:t xml:space="preserve"> </w:t>
      </w:r>
      <w:r>
        <w:rPr>
          <w:rFonts w:ascii="Arial"/>
          <w:color w:val="000000"/>
          <w:sz w:val="24"/>
        </w:rPr>
        <w:t>documentation</w:t>
      </w:r>
      <w:r w:rsidRPr="007025B1">
        <w:rPr>
          <w:rFonts w:ascii="Arial"/>
          <w:color w:val="000000"/>
          <w:sz w:val="24"/>
        </w:rPr>
        <w:t xml:space="preserve"> </w:t>
      </w:r>
      <w:r>
        <w:rPr>
          <w:rFonts w:ascii="Arial"/>
          <w:color w:val="000000"/>
          <w:sz w:val="24"/>
        </w:rPr>
        <w:t>received</w:t>
      </w:r>
      <w:r w:rsidRPr="007025B1">
        <w:rPr>
          <w:rFonts w:ascii="Arial"/>
          <w:color w:val="000000"/>
          <w:sz w:val="24"/>
        </w:rPr>
        <w:t xml:space="preserve"> from</w:t>
      </w:r>
      <w:r w:rsidR="007025B1">
        <w:rPr>
          <w:rFonts w:ascii="Arial"/>
          <w:color w:val="000000"/>
          <w:sz w:val="24"/>
        </w:rPr>
        <w:t xml:space="preserve"> </w:t>
      </w:r>
      <w:r>
        <w:rPr>
          <w:rFonts w:ascii="Arial"/>
          <w:color w:val="000000"/>
          <w:sz w:val="24"/>
        </w:rPr>
        <w:t>cardholders; determine</w:t>
      </w:r>
      <w:r w:rsidRPr="007025B1">
        <w:rPr>
          <w:rFonts w:ascii="Arial"/>
          <w:color w:val="000000"/>
          <w:sz w:val="24"/>
        </w:rPr>
        <w:t xml:space="preserve"> </w:t>
      </w:r>
      <w:r>
        <w:rPr>
          <w:rFonts w:ascii="Arial"/>
          <w:color w:val="000000"/>
          <w:sz w:val="24"/>
        </w:rPr>
        <w:t>if</w:t>
      </w:r>
      <w:r w:rsidRPr="007025B1">
        <w:rPr>
          <w:rFonts w:ascii="Arial"/>
          <w:color w:val="000000"/>
          <w:sz w:val="24"/>
        </w:rPr>
        <w:t xml:space="preserve"> </w:t>
      </w:r>
      <w:r>
        <w:rPr>
          <w:rFonts w:ascii="Arial"/>
          <w:color w:val="000000"/>
          <w:sz w:val="24"/>
        </w:rPr>
        <w:t>account</w:t>
      </w:r>
      <w:r w:rsidRPr="007025B1">
        <w:rPr>
          <w:rFonts w:ascii="Arial"/>
          <w:color w:val="000000"/>
          <w:sz w:val="24"/>
        </w:rPr>
        <w:t xml:space="preserve"> </w:t>
      </w:r>
      <w:r>
        <w:rPr>
          <w:rFonts w:ascii="Arial"/>
          <w:color w:val="000000"/>
          <w:sz w:val="24"/>
        </w:rPr>
        <w:t>distribution</w:t>
      </w:r>
      <w:r w:rsidRPr="007025B1">
        <w:rPr>
          <w:rFonts w:ascii="Arial"/>
          <w:color w:val="000000"/>
          <w:sz w:val="24"/>
        </w:rPr>
        <w:t xml:space="preserve"> </w:t>
      </w:r>
      <w:r>
        <w:rPr>
          <w:rFonts w:ascii="Arial"/>
          <w:color w:val="000000"/>
          <w:sz w:val="24"/>
        </w:rPr>
        <w:t>for each</w:t>
      </w:r>
      <w:r w:rsidRPr="007025B1">
        <w:rPr>
          <w:rFonts w:ascii="Arial"/>
          <w:color w:val="000000"/>
          <w:sz w:val="24"/>
        </w:rPr>
        <w:t xml:space="preserve"> </w:t>
      </w:r>
      <w:r>
        <w:rPr>
          <w:rFonts w:ascii="Arial"/>
          <w:color w:val="000000"/>
          <w:sz w:val="24"/>
        </w:rPr>
        <w:t>purchase</w:t>
      </w:r>
      <w:r w:rsidRPr="007025B1">
        <w:rPr>
          <w:rFonts w:ascii="Arial"/>
          <w:color w:val="000000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is </w:t>
      </w:r>
      <w:r w:rsidRPr="007025B1">
        <w:rPr>
          <w:rFonts w:ascii="Arial"/>
          <w:color w:val="000000"/>
          <w:sz w:val="24"/>
        </w:rPr>
        <w:t>correct and that</w:t>
      </w:r>
      <w:r w:rsidR="007025B1">
        <w:rPr>
          <w:rFonts w:ascii="Arial"/>
          <w:color w:val="000000"/>
          <w:sz w:val="24"/>
        </w:rPr>
        <w:t xml:space="preserve"> </w:t>
      </w:r>
      <w:r>
        <w:rPr>
          <w:rFonts w:ascii="Arial"/>
          <w:color w:val="000000"/>
          <w:sz w:val="24"/>
        </w:rPr>
        <w:t>sufficient</w:t>
      </w:r>
      <w:r w:rsidRPr="007025B1">
        <w:rPr>
          <w:rFonts w:ascii="Arial"/>
          <w:color w:val="000000"/>
          <w:sz w:val="24"/>
        </w:rPr>
        <w:t xml:space="preserve"> </w:t>
      </w:r>
      <w:r>
        <w:rPr>
          <w:rFonts w:ascii="Arial"/>
          <w:color w:val="000000"/>
          <w:sz w:val="24"/>
        </w:rPr>
        <w:t>funds</w:t>
      </w:r>
      <w:r w:rsidRPr="007025B1">
        <w:rPr>
          <w:rFonts w:ascii="Arial"/>
          <w:color w:val="000000"/>
          <w:sz w:val="24"/>
        </w:rPr>
        <w:t xml:space="preserve"> </w:t>
      </w:r>
      <w:r>
        <w:rPr>
          <w:rFonts w:ascii="Arial"/>
          <w:color w:val="000000"/>
          <w:sz w:val="24"/>
        </w:rPr>
        <w:t>exist for transaction;</w:t>
      </w:r>
      <w:r w:rsidRPr="007025B1">
        <w:rPr>
          <w:rFonts w:ascii="Arial"/>
          <w:color w:val="000000"/>
          <w:sz w:val="24"/>
        </w:rPr>
        <w:t xml:space="preserve"> </w:t>
      </w:r>
      <w:r>
        <w:rPr>
          <w:rFonts w:ascii="Arial"/>
          <w:color w:val="000000"/>
          <w:sz w:val="24"/>
        </w:rPr>
        <w:t>review</w:t>
      </w:r>
      <w:r w:rsidRPr="007025B1">
        <w:rPr>
          <w:rFonts w:ascii="Arial"/>
          <w:color w:val="000000"/>
          <w:sz w:val="24"/>
        </w:rPr>
        <w:t xml:space="preserve"> </w:t>
      </w:r>
      <w:r>
        <w:rPr>
          <w:rFonts w:ascii="Arial"/>
          <w:color w:val="000000"/>
          <w:sz w:val="24"/>
        </w:rPr>
        <w:t>transactions for adherence</w:t>
      </w:r>
      <w:r w:rsidRPr="007025B1">
        <w:rPr>
          <w:rFonts w:ascii="Arial"/>
          <w:color w:val="000000"/>
          <w:sz w:val="24"/>
        </w:rPr>
        <w:t xml:space="preserve"> to policies;</w:t>
      </w:r>
      <w:r w:rsidR="007025B1">
        <w:rPr>
          <w:rFonts w:ascii="Arial"/>
          <w:color w:val="000000"/>
          <w:sz w:val="24"/>
        </w:rPr>
        <w:t xml:space="preserve"> </w:t>
      </w:r>
      <w:r>
        <w:rPr>
          <w:rFonts w:ascii="Arial"/>
          <w:color w:val="000000"/>
          <w:sz w:val="24"/>
        </w:rPr>
        <w:t>ensure</w:t>
      </w:r>
      <w:r w:rsidRPr="007025B1">
        <w:rPr>
          <w:rFonts w:ascii="Arial"/>
          <w:color w:val="000000"/>
          <w:sz w:val="24"/>
        </w:rPr>
        <w:t xml:space="preserve"> </w:t>
      </w:r>
      <w:r>
        <w:rPr>
          <w:rFonts w:ascii="Arial"/>
          <w:color w:val="000000"/>
          <w:sz w:val="24"/>
        </w:rPr>
        <w:t>that</w:t>
      </w:r>
      <w:r w:rsidRPr="007025B1">
        <w:rPr>
          <w:rFonts w:ascii="Arial"/>
          <w:color w:val="000000"/>
          <w:sz w:val="24"/>
        </w:rPr>
        <w:t xml:space="preserve"> </w:t>
      </w:r>
      <w:r>
        <w:rPr>
          <w:rFonts w:ascii="Arial"/>
          <w:color w:val="000000"/>
          <w:sz w:val="24"/>
        </w:rPr>
        <w:t>disputed</w:t>
      </w:r>
      <w:r w:rsidRPr="007025B1">
        <w:rPr>
          <w:rFonts w:ascii="Arial"/>
          <w:color w:val="000000"/>
          <w:sz w:val="24"/>
        </w:rPr>
        <w:t xml:space="preserve"> </w:t>
      </w:r>
      <w:r>
        <w:rPr>
          <w:rFonts w:ascii="Arial"/>
          <w:color w:val="000000"/>
          <w:sz w:val="24"/>
        </w:rPr>
        <w:t>charges</w:t>
      </w:r>
      <w:r w:rsidRPr="007025B1">
        <w:rPr>
          <w:rFonts w:ascii="Arial"/>
          <w:color w:val="000000"/>
          <w:sz w:val="24"/>
        </w:rPr>
        <w:t xml:space="preserve"> </w:t>
      </w:r>
      <w:r>
        <w:rPr>
          <w:rFonts w:ascii="Arial"/>
          <w:color w:val="000000"/>
          <w:sz w:val="24"/>
        </w:rPr>
        <w:t>are correctly reported;</w:t>
      </w:r>
      <w:r w:rsidRPr="007025B1">
        <w:rPr>
          <w:rFonts w:ascii="Arial"/>
          <w:color w:val="000000"/>
          <w:sz w:val="24"/>
        </w:rPr>
        <w:t xml:space="preserve"> </w:t>
      </w:r>
      <w:r>
        <w:rPr>
          <w:rFonts w:ascii="Arial"/>
          <w:color w:val="000000"/>
          <w:sz w:val="24"/>
        </w:rPr>
        <w:t>approve</w:t>
      </w:r>
      <w:r w:rsidRPr="007025B1">
        <w:rPr>
          <w:rFonts w:ascii="Arial"/>
          <w:color w:val="000000"/>
          <w:sz w:val="24"/>
        </w:rPr>
        <w:t xml:space="preserve"> </w:t>
      </w:r>
      <w:r>
        <w:rPr>
          <w:rFonts w:ascii="Arial"/>
          <w:color w:val="000000"/>
          <w:sz w:val="24"/>
        </w:rPr>
        <w:t>and</w:t>
      </w:r>
      <w:r w:rsidRPr="007025B1">
        <w:rPr>
          <w:rFonts w:ascii="Arial"/>
          <w:color w:val="000000"/>
          <w:sz w:val="24"/>
        </w:rPr>
        <w:t xml:space="preserve"> sign all cardholder</w:t>
      </w:r>
      <w:r w:rsidR="007025B1">
        <w:rPr>
          <w:rFonts w:ascii="Arial"/>
          <w:color w:val="000000"/>
          <w:sz w:val="24"/>
        </w:rPr>
        <w:t xml:space="preserve"> </w:t>
      </w:r>
      <w:r>
        <w:rPr>
          <w:rFonts w:ascii="Arial"/>
          <w:color w:val="000000"/>
          <w:sz w:val="24"/>
        </w:rPr>
        <w:t>Transaction</w:t>
      </w:r>
      <w:r w:rsidRPr="007025B1">
        <w:rPr>
          <w:rFonts w:ascii="Arial"/>
          <w:color w:val="000000"/>
          <w:sz w:val="24"/>
        </w:rPr>
        <w:t xml:space="preserve"> </w:t>
      </w:r>
      <w:r>
        <w:rPr>
          <w:rFonts w:ascii="Arial"/>
          <w:color w:val="000000"/>
          <w:sz w:val="24"/>
        </w:rPr>
        <w:t>Logs and</w:t>
      </w:r>
      <w:r w:rsidRPr="007025B1">
        <w:rPr>
          <w:rFonts w:ascii="Arial"/>
          <w:color w:val="000000"/>
          <w:sz w:val="24"/>
        </w:rPr>
        <w:t xml:space="preserve"> </w:t>
      </w:r>
      <w:r>
        <w:rPr>
          <w:rFonts w:ascii="Arial"/>
          <w:color w:val="000000"/>
          <w:sz w:val="24"/>
        </w:rPr>
        <w:t>account</w:t>
      </w:r>
      <w:r w:rsidRPr="007025B1">
        <w:rPr>
          <w:rFonts w:ascii="Arial"/>
          <w:color w:val="000000"/>
          <w:sz w:val="24"/>
        </w:rPr>
        <w:t xml:space="preserve"> </w:t>
      </w:r>
      <w:r>
        <w:rPr>
          <w:rFonts w:ascii="Arial"/>
          <w:color w:val="000000"/>
          <w:sz w:val="24"/>
        </w:rPr>
        <w:t>statements;</w:t>
      </w:r>
      <w:r w:rsidRPr="007025B1">
        <w:rPr>
          <w:rFonts w:ascii="Arial"/>
          <w:color w:val="000000"/>
          <w:sz w:val="24"/>
        </w:rPr>
        <w:t xml:space="preserve"> </w:t>
      </w:r>
      <w:r>
        <w:rPr>
          <w:rFonts w:ascii="Arial"/>
          <w:color w:val="000000"/>
          <w:sz w:val="24"/>
        </w:rPr>
        <w:t>collect</w:t>
      </w:r>
      <w:r w:rsidRPr="007025B1">
        <w:rPr>
          <w:rFonts w:ascii="Arial"/>
          <w:color w:val="000000"/>
          <w:sz w:val="24"/>
        </w:rPr>
        <w:t xml:space="preserve"> </w:t>
      </w:r>
      <w:r>
        <w:rPr>
          <w:rFonts w:ascii="Arial"/>
          <w:color w:val="000000"/>
          <w:sz w:val="24"/>
        </w:rPr>
        <w:t>Procurement</w:t>
      </w:r>
      <w:r w:rsidRPr="007025B1">
        <w:rPr>
          <w:rFonts w:ascii="Arial"/>
          <w:color w:val="000000"/>
          <w:sz w:val="24"/>
        </w:rPr>
        <w:t xml:space="preserve"> Cards </w:t>
      </w:r>
      <w:r>
        <w:rPr>
          <w:rFonts w:ascii="Arial"/>
          <w:color w:val="000000"/>
          <w:sz w:val="24"/>
        </w:rPr>
        <w:t>upon</w:t>
      </w:r>
      <w:r w:rsidRPr="007025B1">
        <w:rPr>
          <w:rFonts w:ascii="Arial"/>
          <w:color w:val="000000"/>
          <w:sz w:val="24"/>
        </w:rPr>
        <w:t xml:space="preserve"> separation</w:t>
      </w:r>
      <w:r w:rsidR="007025B1">
        <w:rPr>
          <w:rFonts w:ascii="Arial"/>
          <w:color w:val="000000"/>
          <w:sz w:val="24"/>
        </w:rPr>
        <w:t xml:space="preserve"> </w:t>
      </w:r>
      <w:r w:rsidRPr="007025B1">
        <w:rPr>
          <w:rFonts w:ascii="Arial"/>
          <w:color w:val="000000"/>
          <w:sz w:val="24"/>
        </w:rPr>
        <w:t xml:space="preserve">or </w:t>
      </w:r>
      <w:r>
        <w:rPr>
          <w:rFonts w:ascii="Arial"/>
          <w:color w:val="000000"/>
          <w:sz w:val="24"/>
        </w:rPr>
        <w:t>transfer.</w:t>
      </w:r>
    </w:p>
    <w:p w14:paraId="27C272B0" w14:textId="1303B8DD" w:rsidR="00C841BD" w:rsidRDefault="00B218E9" w:rsidP="008E0796">
      <w:pPr>
        <w:spacing w:before="79" w:after="0" w:line="276" w:lineRule="exact"/>
        <w:jc w:val="left"/>
        <w:rPr>
          <w:rFonts w:ascii="Arial"/>
          <w:color w:val="000000"/>
          <w:sz w:val="24"/>
        </w:rPr>
      </w:pPr>
      <w:r>
        <w:rPr>
          <w:rFonts w:ascii="Arial"/>
          <w:b/>
          <w:color w:val="000000"/>
          <w:sz w:val="24"/>
        </w:rPr>
        <w:t>20.4</w:t>
      </w:r>
      <w:r>
        <w:rPr>
          <w:rFonts w:ascii="Arial"/>
          <w:b/>
          <w:color w:val="000000"/>
          <w:spacing w:val="-1"/>
          <w:sz w:val="24"/>
        </w:rPr>
        <w:t xml:space="preserve"> </w:t>
      </w:r>
      <w:r>
        <w:rPr>
          <w:rFonts w:ascii="Arial"/>
          <w:b/>
          <w:color w:val="000000"/>
          <w:sz w:val="24"/>
        </w:rPr>
        <w:t>Procurement</w:t>
      </w:r>
      <w:r>
        <w:rPr>
          <w:rFonts w:ascii="Arial"/>
          <w:b/>
          <w:color w:val="000000"/>
          <w:spacing w:val="-1"/>
          <w:sz w:val="24"/>
        </w:rPr>
        <w:t xml:space="preserve"> and</w:t>
      </w:r>
      <w:r>
        <w:rPr>
          <w:rFonts w:ascii="Arial"/>
          <w:b/>
          <w:color w:val="000000"/>
          <w:spacing w:val="1"/>
          <w:sz w:val="24"/>
        </w:rPr>
        <w:t xml:space="preserve"> </w:t>
      </w:r>
      <w:r>
        <w:rPr>
          <w:rFonts w:ascii="Arial"/>
          <w:b/>
          <w:color w:val="000000"/>
          <w:sz w:val="24"/>
        </w:rPr>
        <w:t>Contracting.</w:t>
      </w:r>
      <w:r>
        <w:rPr>
          <w:rFonts w:ascii="Arial"/>
          <w:b/>
          <w:color w:val="000000"/>
          <w:spacing w:val="3"/>
          <w:sz w:val="24"/>
        </w:rPr>
        <w:t xml:space="preserve"> </w:t>
      </w:r>
      <w:r>
        <w:rPr>
          <w:rFonts w:ascii="Arial"/>
          <w:color w:val="000000"/>
          <w:sz w:val="24"/>
        </w:rPr>
        <w:t>The Division</w:t>
      </w:r>
      <w:r>
        <w:rPr>
          <w:rFonts w:ascii="Arial"/>
          <w:color w:val="000000"/>
          <w:spacing w:val="1"/>
          <w:sz w:val="24"/>
        </w:rPr>
        <w:t xml:space="preserve"> of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z w:val="24"/>
        </w:rPr>
        <w:t>Procurement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and</w:t>
      </w:r>
      <w:r>
        <w:rPr>
          <w:rFonts w:ascii="Arial"/>
          <w:color w:val="000000"/>
          <w:sz w:val="24"/>
        </w:rPr>
        <w:t xml:space="preserve"> Contracting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will</w:t>
      </w:r>
      <w:r w:rsidR="007025B1">
        <w:rPr>
          <w:rFonts w:ascii="Arial" w:hAnsi="Arial" w:cs="Arial"/>
          <w:color w:val="000000"/>
          <w:sz w:val="24"/>
        </w:rPr>
        <w:t xml:space="preserve"> </w:t>
      </w:r>
      <w:r>
        <w:rPr>
          <w:rFonts w:ascii="Arial"/>
          <w:color w:val="000000"/>
          <w:sz w:val="24"/>
        </w:rPr>
        <w:t>manage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the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program</w:t>
      </w:r>
      <w:r>
        <w:rPr>
          <w:rFonts w:ascii="Arial"/>
          <w:color w:val="000000"/>
          <w:spacing w:val="2"/>
          <w:sz w:val="24"/>
        </w:rPr>
        <w:t xml:space="preserve"> </w:t>
      </w:r>
      <w:r>
        <w:rPr>
          <w:rFonts w:ascii="Arial"/>
          <w:color w:val="000000"/>
          <w:spacing w:val="-2"/>
          <w:sz w:val="24"/>
        </w:rPr>
        <w:t>in</w:t>
      </w:r>
      <w:r>
        <w:rPr>
          <w:rFonts w:ascii="Arial"/>
          <w:color w:val="000000"/>
          <w:spacing w:val="3"/>
          <w:sz w:val="24"/>
        </w:rPr>
        <w:t xml:space="preserve"> </w:t>
      </w:r>
      <w:r>
        <w:rPr>
          <w:rFonts w:ascii="Arial"/>
          <w:color w:val="000000"/>
          <w:sz w:val="24"/>
        </w:rPr>
        <w:t>accordance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with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these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policies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and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procedures</w:t>
      </w:r>
      <w:r>
        <w:rPr>
          <w:rFonts w:ascii="Arial"/>
          <w:color w:val="000000"/>
          <w:spacing w:val="1"/>
          <w:sz w:val="24"/>
        </w:rPr>
        <w:t xml:space="preserve"> and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the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U.S.</w:t>
      </w:r>
      <w:r w:rsidR="007025B1">
        <w:rPr>
          <w:rFonts w:ascii="Arial" w:hAnsi="Arial" w:cs="Arial"/>
          <w:color w:val="000000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Bank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Program</w:t>
      </w:r>
      <w:r>
        <w:rPr>
          <w:rFonts w:ascii="Arial"/>
          <w:color w:val="000000"/>
          <w:spacing w:val="2"/>
          <w:sz w:val="24"/>
        </w:rPr>
        <w:t xml:space="preserve"> </w:t>
      </w:r>
      <w:r>
        <w:rPr>
          <w:rFonts w:ascii="Arial"/>
          <w:color w:val="000000"/>
          <w:sz w:val="24"/>
        </w:rPr>
        <w:t>Administrator Guide,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and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serve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as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the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contact</w:t>
      </w:r>
      <w:r>
        <w:rPr>
          <w:rFonts w:ascii="Arial"/>
          <w:color w:val="000000"/>
          <w:spacing w:val="1"/>
          <w:sz w:val="24"/>
        </w:rPr>
        <w:t xml:space="preserve"> for</w:t>
      </w:r>
      <w:r>
        <w:rPr>
          <w:rFonts w:ascii="Arial"/>
          <w:color w:val="000000"/>
          <w:spacing w:val="-1"/>
          <w:sz w:val="24"/>
        </w:rPr>
        <w:t xml:space="preserve"> U.S. </w:t>
      </w:r>
      <w:r>
        <w:rPr>
          <w:rFonts w:ascii="Arial"/>
          <w:color w:val="000000"/>
          <w:spacing w:val="1"/>
          <w:sz w:val="24"/>
        </w:rPr>
        <w:t>Bank.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They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will</w:t>
      </w:r>
      <w:r w:rsidR="007025B1">
        <w:rPr>
          <w:rFonts w:ascii="Arial" w:hAnsi="Arial" w:cs="Arial"/>
          <w:color w:val="000000"/>
          <w:sz w:val="24"/>
        </w:rPr>
        <w:t xml:space="preserve"> </w:t>
      </w:r>
      <w:r>
        <w:rPr>
          <w:rFonts w:ascii="Arial"/>
          <w:color w:val="000000"/>
          <w:sz w:val="24"/>
        </w:rPr>
        <w:t>issue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Procurement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Cards</w:t>
      </w:r>
      <w:r>
        <w:rPr>
          <w:rFonts w:ascii="Arial"/>
          <w:color w:val="000000"/>
          <w:spacing w:val="1"/>
          <w:sz w:val="24"/>
        </w:rPr>
        <w:t xml:space="preserve"> as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requested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by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Department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Heads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z w:val="24"/>
        </w:rPr>
        <w:t>subject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to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approval </w:t>
      </w:r>
      <w:r>
        <w:rPr>
          <w:rFonts w:ascii="Arial"/>
          <w:color w:val="000000"/>
          <w:spacing w:val="1"/>
          <w:sz w:val="24"/>
        </w:rPr>
        <w:t>of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the</w:t>
      </w:r>
      <w:r w:rsidR="007025B1">
        <w:rPr>
          <w:rFonts w:ascii="Arial" w:hAnsi="Arial" w:cs="Arial"/>
          <w:color w:val="000000"/>
          <w:sz w:val="24"/>
        </w:rPr>
        <w:t xml:space="preserve"> </w:t>
      </w:r>
      <w:r>
        <w:rPr>
          <w:rFonts w:ascii="Arial"/>
          <w:color w:val="000000"/>
          <w:sz w:val="24"/>
        </w:rPr>
        <w:t>Procurement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and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Contracting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Manager, Finance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Director,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and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City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Manager </w:t>
      </w:r>
      <w:r>
        <w:rPr>
          <w:rFonts w:ascii="Arial" w:hAnsi="Arial" w:cs="Arial"/>
          <w:color w:val="000000"/>
          <w:spacing w:val="-1"/>
          <w:sz w:val="24"/>
        </w:rPr>
        <w:t>if</w:t>
      </w:r>
      <w:r w:rsidR="007025B1">
        <w:rPr>
          <w:rFonts w:ascii="Arial" w:hAnsi="Arial" w:cs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necessary. Procurement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will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also replace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lost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or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stolen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Cards.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The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Division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will </w:t>
      </w:r>
      <w:r>
        <w:rPr>
          <w:rFonts w:ascii="Arial" w:hAnsi="Arial" w:cs="Arial"/>
          <w:color w:val="000000"/>
          <w:sz w:val="24"/>
        </w:rPr>
        <w:t>conduct</w:t>
      </w:r>
      <w:r w:rsidR="007025B1">
        <w:rPr>
          <w:rFonts w:ascii="Arial" w:hAnsi="Arial" w:cs="Arial"/>
          <w:color w:val="000000"/>
          <w:sz w:val="24"/>
        </w:rPr>
        <w:t xml:space="preserve"> </w:t>
      </w:r>
      <w:r>
        <w:rPr>
          <w:rFonts w:ascii="Arial"/>
          <w:color w:val="000000"/>
          <w:sz w:val="24"/>
        </w:rPr>
        <w:t>periodic random</w:t>
      </w:r>
      <w:r>
        <w:rPr>
          <w:rFonts w:ascii="Arial"/>
          <w:color w:val="000000"/>
          <w:spacing w:val="4"/>
          <w:sz w:val="24"/>
        </w:rPr>
        <w:t xml:space="preserve"> </w:t>
      </w:r>
      <w:r>
        <w:rPr>
          <w:rFonts w:ascii="Arial"/>
          <w:color w:val="000000"/>
          <w:sz w:val="24"/>
        </w:rPr>
        <w:t>audits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of</w:t>
      </w:r>
      <w:r>
        <w:rPr>
          <w:rFonts w:ascii="Arial"/>
          <w:color w:val="000000"/>
          <w:sz w:val="24"/>
        </w:rPr>
        <w:t xml:space="preserve"> issued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cards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and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all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transaction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activity </w:t>
      </w:r>
      <w:r>
        <w:rPr>
          <w:rFonts w:ascii="Arial"/>
          <w:color w:val="000000"/>
          <w:spacing w:val="-1"/>
          <w:sz w:val="24"/>
        </w:rPr>
        <w:t>and</w:t>
      </w:r>
      <w:r>
        <w:rPr>
          <w:rFonts w:ascii="Arial"/>
          <w:color w:val="000000"/>
          <w:spacing w:val="2"/>
          <w:sz w:val="24"/>
        </w:rPr>
        <w:t xml:space="preserve"> </w:t>
      </w:r>
      <w:r>
        <w:rPr>
          <w:rFonts w:ascii="Arial"/>
          <w:color w:val="000000"/>
          <w:sz w:val="24"/>
        </w:rPr>
        <w:t>report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 w:hAnsi="Arial" w:cs="Arial"/>
          <w:color w:val="000000"/>
          <w:spacing w:val="1"/>
          <w:sz w:val="24"/>
        </w:rPr>
        <w:t>any</w:t>
      </w:r>
      <w:r w:rsidR="007025B1">
        <w:rPr>
          <w:rFonts w:ascii="Arial" w:hAnsi="Arial" w:cs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violations.</w:t>
      </w:r>
    </w:p>
    <w:p w14:paraId="69B68654" w14:textId="77777777" w:rsidR="00C841BD" w:rsidRDefault="00B218E9" w:rsidP="008E0796">
      <w:pPr>
        <w:spacing w:before="82" w:after="0" w:line="276" w:lineRule="exact"/>
        <w:jc w:val="left"/>
        <w:rPr>
          <w:rFonts w:ascii="Arial"/>
          <w:color w:val="000000"/>
          <w:sz w:val="24"/>
        </w:rPr>
      </w:pPr>
      <w:r>
        <w:rPr>
          <w:rFonts w:ascii="Arial"/>
          <w:b/>
          <w:color w:val="000000"/>
          <w:sz w:val="24"/>
        </w:rPr>
        <w:t>20.5</w:t>
      </w:r>
      <w:r>
        <w:rPr>
          <w:rFonts w:ascii="Arial"/>
          <w:b/>
          <w:color w:val="000000"/>
          <w:spacing w:val="-1"/>
          <w:sz w:val="24"/>
        </w:rPr>
        <w:t xml:space="preserve"> </w:t>
      </w:r>
      <w:r>
        <w:rPr>
          <w:rFonts w:ascii="Arial"/>
          <w:b/>
          <w:color w:val="000000"/>
          <w:sz w:val="24"/>
        </w:rPr>
        <w:t>Human Resources.</w:t>
      </w:r>
      <w:r>
        <w:rPr>
          <w:rFonts w:ascii="Arial"/>
          <w:b/>
          <w:color w:val="000000"/>
          <w:spacing w:val="3"/>
          <w:sz w:val="24"/>
        </w:rPr>
        <w:t xml:space="preserve"> </w:t>
      </w:r>
      <w:r>
        <w:rPr>
          <w:rFonts w:ascii="Arial"/>
          <w:color w:val="000000"/>
          <w:sz w:val="24"/>
        </w:rPr>
        <w:t>Verify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that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Procurement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Cards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have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been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retrieved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from employees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z w:val="24"/>
        </w:rPr>
        <w:t>separating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from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the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City.</w:t>
      </w:r>
    </w:p>
    <w:p w14:paraId="1A4C2DCB" w14:textId="77777777" w:rsidR="00C841BD" w:rsidRDefault="00B218E9" w:rsidP="008E0796">
      <w:pPr>
        <w:spacing w:before="79" w:after="0" w:line="276" w:lineRule="exact"/>
        <w:jc w:val="left"/>
        <w:rPr>
          <w:rFonts w:ascii="Arial"/>
          <w:color w:val="000000"/>
          <w:sz w:val="24"/>
        </w:rPr>
      </w:pPr>
      <w:r>
        <w:rPr>
          <w:rFonts w:ascii="Arial"/>
          <w:b/>
          <w:color w:val="000000"/>
          <w:sz w:val="24"/>
        </w:rPr>
        <w:t>20.6</w:t>
      </w:r>
      <w:r>
        <w:rPr>
          <w:rFonts w:ascii="Arial"/>
          <w:b/>
          <w:color w:val="000000"/>
          <w:spacing w:val="-1"/>
          <w:sz w:val="24"/>
        </w:rPr>
        <w:t xml:space="preserve"> </w:t>
      </w:r>
      <w:r>
        <w:rPr>
          <w:rFonts w:ascii="Arial"/>
          <w:b/>
          <w:color w:val="000000"/>
          <w:sz w:val="24"/>
        </w:rPr>
        <w:t>Accounts</w:t>
      </w:r>
      <w:r>
        <w:rPr>
          <w:rFonts w:ascii="Arial"/>
          <w:b/>
          <w:color w:val="000000"/>
          <w:spacing w:val="1"/>
          <w:sz w:val="24"/>
        </w:rPr>
        <w:t xml:space="preserve"> </w:t>
      </w:r>
      <w:r>
        <w:rPr>
          <w:rFonts w:ascii="Arial"/>
          <w:b/>
          <w:color w:val="000000"/>
          <w:sz w:val="24"/>
        </w:rPr>
        <w:t>Payable</w:t>
      </w:r>
      <w:r>
        <w:rPr>
          <w:rFonts w:ascii="Arial"/>
          <w:b/>
          <w:color w:val="000000"/>
          <w:spacing w:val="1"/>
          <w:sz w:val="24"/>
        </w:rPr>
        <w:t xml:space="preserve"> </w:t>
      </w:r>
      <w:r>
        <w:rPr>
          <w:rFonts w:ascii="Arial"/>
          <w:b/>
          <w:color w:val="000000"/>
          <w:sz w:val="24"/>
        </w:rPr>
        <w:t>Staff.</w:t>
      </w:r>
      <w:r>
        <w:rPr>
          <w:rFonts w:ascii="Arial"/>
          <w:b/>
          <w:color w:val="000000"/>
          <w:spacing w:val="4"/>
          <w:sz w:val="24"/>
        </w:rPr>
        <w:t xml:space="preserve"> </w:t>
      </w:r>
      <w:r>
        <w:rPr>
          <w:rFonts w:ascii="Arial"/>
          <w:color w:val="000000"/>
          <w:sz w:val="24"/>
        </w:rPr>
        <w:t>Pay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U.S.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Bank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within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45</w:t>
      </w:r>
      <w:r>
        <w:rPr>
          <w:rFonts w:ascii="Arial"/>
          <w:color w:val="000000"/>
          <w:spacing w:val="2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days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of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the</w:t>
      </w:r>
      <w:r>
        <w:rPr>
          <w:rFonts w:ascii="Arial"/>
          <w:color w:val="000000"/>
          <w:spacing w:val="-4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Bank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Statement billing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date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in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accordance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with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the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U.S.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Bank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Designated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Billing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Office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Guide.</w:t>
      </w:r>
    </w:p>
    <w:p w14:paraId="77858016" w14:textId="77777777" w:rsidR="00C841BD" w:rsidRDefault="00B218E9" w:rsidP="008E0796">
      <w:pPr>
        <w:spacing w:before="295" w:after="0" w:line="324" w:lineRule="exact"/>
        <w:jc w:val="left"/>
        <w:rPr>
          <w:rFonts w:ascii="Arial"/>
          <w:b/>
          <w:color w:val="000000"/>
          <w:sz w:val="28"/>
        </w:rPr>
      </w:pPr>
      <w:r>
        <w:rPr>
          <w:rFonts w:ascii="Arial"/>
          <w:b/>
          <w:color w:val="1F3864"/>
          <w:sz w:val="28"/>
        </w:rPr>
        <w:t>21. CONCLUSION</w:t>
      </w:r>
    </w:p>
    <w:p w14:paraId="578FC6CC" w14:textId="1274FF69" w:rsidR="00C841BD" w:rsidRDefault="00B218E9" w:rsidP="008E0796">
      <w:pPr>
        <w:spacing w:before="123" w:after="0" w:line="276" w:lineRule="exact"/>
        <w:jc w:val="left"/>
        <w:rPr>
          <w:rFonts w:ascii="Arial"/>
          <w:color w:val="000000"/>
          <w:sz w:val="24"/>
        </w:rPr>
      </w:pPr>
      <w:r>
        <w:rPr>
          <w:rFonts w:ascii="Arial"/>
          <w:color w:val="000000"/>
          <w:sz w:val="24"/>
        </w:rPr>
        <w:lastRenderedPageBreak/>
        <w:t>A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City issued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Procurement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Card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is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a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convenient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and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useful tool to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assist </w:t>
      </w:r>
      <w:r>
        <w:rPr>
          <w:rFonts w:ascii="Arial"/>
          <w:color w:val="000000"/>
          <w:spacing w:val="1"/>
          <w:sz w:val="24"/>
        </w:rPr>
        <w:t>you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and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 w:hAnsi="Arial" w:cs="Arial"/>
          <w:color w:val="000000"/>
          <w:spacing w:val="1"/>
          <w:sz w:val="24"/>
        </w:rPr>
        <w:t>your</w:t>
      </w:r>
      <w:r w:rsidR="007025B1">
        <w:rPr>
          <w:rFonts w:ascii="Arial" w:hAnsi="Arial" w:cs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department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in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the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acquisition</w:t>
      </w:r>
      <w:r>
        <w:rPr>
          <w:rFonts w:ascii="Arial"/>
          <w:color w:val="000000"/>
          <w:spacing w:val="1"/>
          <w:sz w:val="24"/>
        </w:rPr>
        <w:t xml:space="preserve"> of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z w:val="24"/>
        </w:rPr>
        <w:t>goods.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However,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with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this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tool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z w:val="24"/>
        </w:rPr>
        <w:t>there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are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certain</w:t>
      </w:r>
      <w:r w:rsidR="007025B1">
        <w:rPr>
          <w:rFonts w:ascii="Arial" w:hAnsi="Arial" w:cs="Arial"/>
          <w:color w:val="000000"/>
          <w:sz w:val="24"/>
        </w:rPr>
        <w:t xml:space="preserve"> </w:t>
      </w:r>
      <w:r>
        <w:rPr>
          <w:rFonts w:ascii="Arial"/>
          <w:color w:val="000000"/>
          <w:sz w:val="24"/>
        </w:rPr>
        <w:t>guidelines that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must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be</w:t>
      </w:r>
      <w:r>
        <w:rPr>
          <w:rFonts w:ascii="Arial"/>
          <w:color w:val="000000"/>
          <w:spacing w:val="2"/>
          <w:sz w:val="24"/>
        </w:rPr>
        <w:t xml:space="preserve"> </w:t>
      </w:r>
      <w:r>
        <w:rPr>
          <w:rFonts w:ascii="Arial"/>
          <w:color w:val="000000"/>
          <w:sz w:val="24"/>
        </w:rPr>
        <w:t>strictly followed.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Please</w:t>
      </w:r>
      <w:r>
        <w:rPr>
          <w:rFonts w:ascii="Arial"/>
          <w:color w:val="000000"/>
          <w:spacing w:val="1"/>
          <w:sz w:val="24"/>
        </w:rPr>
        <w:t xml:space="preserve"> be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z w:val="24"/>
        </w:rPr>
        <w:t>aware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that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improper use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of</w:t>
      </w:r>
      <w:r>
        <w:rPr>
          <w:rFonts w:ascii="Arial"/>
          <w:color w:val="000000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your</w:t>
      </w:r>
      <w:r w:rsidR="007025B1">
        <w:rPr>
          <w:rFonts w:ascii="Arial" w:hAnsi="Arial" w:cs="Arial"/>
          <w:color w:val="000000"/>
          <w:sz w:val="24"/>
        </w:rPr>
        <w:t xml:space="preserve"> </w:t>
      </w:r>
      <w:r>
        <w:rPr>
          <w:rFonts w:ascii="Arial"/>
          <w:color w:val="000000"/>
          <w:sz w:val="24"/>
        </w:rPr>
        <w:t>Procurement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Card will </w:t>
      </w:r>
      <w:r>
        <w:rPr>
          <w:rFonts w:ascii="Arial"/>
          <w:color w:val="000000"/>
          <w:spacing w:val="1"/>
          <w:sz w:val="24"/>
        </w:rPr>
        <w:t>not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be</w:t>
      </w:r>
      <w:r>
        <w:rPr>
          <w:rFonts w:ascii="Arial"/>
          <w:color w:val="000000"/>
          <w:sz w:val="24"/>
        </w:rPr>
        <w:t xml:space="preserve"> tolerated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and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may result in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disciplinary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z w:val="24"/>
        </w:rPr>
        <w:t>action,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up</w:t>
      </w:r>
      <w:r>
        <w:rPr>
          <w:rFonts w:ascii="Arial"/>
          <w:color w:val="000000"/>
          <w:spacing w:val="2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to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and</w:t>
      </w:r>
      <w:r w:rsidR="007025B1">
        <w:rPr>
          <w:rFonts w:ascii="Arial" w:hAnsi="Arial" w:cs="Arial"/>
          <w:color w:val="000000"/>
          <w:sz w:val="24"/>
        </w:rPr>
        <w:t xml:space="preserve"> </w:t>
      </w:r>
      <w:r>
        <w:rPr>
          <w:rFonts w:ascii="Arial"/>
          <w:color w:val="000000"/>
          <w:sz w:val="24"/>
        </w:rPr>
        <w:t>including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termination.</w:t>
      </w:r>
    </w:p>
    <w:p w14:paraId="41CA7539" w14:textId="4CD24A1F" w:rsidR="00C841BD" w:rsidRDefault="00B218E9" w:rsidP="008E0796">
      <w:pPr>
        <w:spacing w:after="0" w:line="276" w:lineRule="exact"/>
        <w:jc w:val="left"/>
        <w:rPr>
          <w:rFonts w:ascii="Arial"/>
          <w:color w:val="000000"/>
          <w:sz w:val="24"/>
        </w:rPr>
      </w:pPr>
      <w:r>
        <w:rPr>
          <w:rFonts w:ascii="Arial"/>
          <w:color w:val="000000"/>
          <w:sz w:val="24"/>
        </w:rPr>
        <w:t xml:space="preserve">Proper </w:t>
      </w:r>
      <w:r>
        <w:rPr>
          <w:rFonts w:ascii="Arial"/>
          <w:color w:val="000000"/>
          <w:spacing w:val="-1"/>
          <w:sz w:val="24"/>
        </w:rPr>
        <w:t>use</w:t>
      </w:r>
      <w:r>
        <w:rPr>
          <w:rFonts w:ascii="Arial"/>
          <w:color w:val="000000"/>
          <w:spacing w:val="2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of</w:t>
      </w:r>
      <w:r>
        <w:rPr>
          <w:rFonts w:ascii="Arial"/>
          <w:color w:val="000000"/>
          <w:spacing w:val="2"/>
          <w:sz w:val="24"/>
        </w:rPr>
        <w:t xml:space="preserve"> </w:t>
      </w:r>
      <w:r>
        <w:rPr>
          <w:rFonts w:ascii="Arial"/>
          <w:color w:val="000000"/>
          <w:sz w:val="24"/>
        </w:rPr>
        <w:t>the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Procurement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Card</w:t>
      </w:r>
      <w:r>
        <w:rPr>
          <w:rFonts w:ascii="Arial"/>
          <w:color w:val="000000"/>
          <w:spacing w:val="2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for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your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business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z w:val="24"/>
        </w:rPr>
        <w:t>transactions</w:t>
      </w:r>
      <w:r>
        <w:rPr>
          <w:rFonts w:ascii="Arial"/>
          <w:color w:val="000000"/>
          <w:spacing w:val="-4"/>
          <w:sz w:val="24"/>
        </w:rPr>
        <w:t xml:space="preserve"> </w:t>
      </w:r>
      <w:r>
        <w:rPr>
          <w:rFonts w:ascii="Arial"/>
          <w:color w:val="000000"/>
          <w:sz w:val="24"/>
        </w:rPr>
        <w:t>will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not</w:t>
      </w:r>
      <w:r>
        <w:rPr>
          <w:rFonts w:ascii="Arial"/>
          <w:color w:val="000000"/>
          <w:sz w:val="24"/>
        </w:rPr>
        <w:t xml:space="preserve"> only </w:t>
      </w:r>
      <w:r>
        <w:rPr>
          <w:rFonts w:ascii="Arial" w:hAnsi="Arial" w:cs="Arial"/>
          <w:color w:val="000000"/>
          <w:spacing w:val="-1"/>
          <w:sz w:val="24"/>
        </w:rPr>
        <w:t>save</w:t>
      </w:r>
      <w:r w:rsidR="007025B1">
        <w:rPr>
          <w:rFonts w:ascii="Arial" w:hAnsi="Arial" w:cs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the</w:t>
      </w:r>
      <w:r>
        <w:rPr>
          <w:rFonts w:ascii="Arial"/>
          <w:color w:val="000000"/>
          <w:sz w:val="24"/>
        </w:rPr>
        <w:t xml:space="preserve"> City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both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money and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time,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but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will help </w:t>
      </w:r>
      <w:r>
        <w:rPr>
          <w:rFonts w:ascii="Arial"/>
          <w:color w:val="000000"/>
          <w:spacing w:val="-1"/>
          <w:sz w:val="24"/>
        </w:rPr>
        <w:t>you</w:t>
      </w:r>
      <w:r>
        <w:rPr>
          <w:rFonts w:ascii="Arial"/>
          <w:color w:val="000000"/>
          <w:spacing w:val="2"/>
          <w:sz w:val="24"/>
        </w:rPr>
        <w:t xml:space="preserve"> </w:t>
      </w:r>
      <w:r>
        <w:rPr>
          <w:rFonts w:ascii="Arial"/>
          <w:color w:val="000000"/>
          <w:sz w:val="24"/>
        </w:rPr>
        <w:t>avoid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potential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disciplinary action.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These</w:t>
      </w:r>
      <w:r w:rsidR="007025B1">
        <w:rPr>
          <w:rFonts w:ascii="Arial" w:hAnsi="Arial" w:cs="Arial"/>
          <w:color w:val="000000"/>
          <w:sz w:val="24"/>
        </w:rPr>
        <w:t xml:space="preserve"> </w:t>
      </w:r>
      <w:r>
        <w:rPr>
          <w:rFonts w:ascii="Arial"/>
          <w:color w:val="000000"/>
          <w:sz w:val="24"/>
        </w:rPr>
        <w:t>policies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and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procedures cannot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cover every issue,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exception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or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contingency that</w:t>
      </w:r>
      <w:r>
        <w:rPr>
          <w:rFonts w:ascii="Arial"/>
          <w:color w:val="000000"/>
          <w:spacing w:val="7"/>
          <w:sz w:val="24"/>
        </w:rPr>
        <w:t xml:space="preserve"> </w:t>
      </w:r>
      <w:r>
        <w:rPr>
          <w:rFonts w:ascii="Arial" w:hAnsi="Arial" w:cs="Arial"/>
          <w:color w:val="000000"/>
          <w:spacing w:val="1"/>
          <w:sz w:val="24"/>
        </w:rPr>
        <w:t>may</w:t>
      </w:r>
      <w:r w:rsidR="007025B1">
        <w:rPr>
          <w:rFonts w:ascii="Arial" w:hAnsi="Arial" w:cs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arise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in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using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City Procurement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Cards.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Accordingly, the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basic standard that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should</w:t>
      </w:r>
      <w:r w:rsidR="007025B1">
        <w:rPr>
          <w:rFonts w:ascii="Arial" w:hAnsi="Arial" w:cs="Arial"/>
          <w:color w:val="000000"/>
          <w:sz w:val="24"/>
        </w:rPr>
        <w:t xml:space="preserve"> </w:t>
      </w:r>
      <w:r>
        <w:rPr>
          <w:rFonts w:ascii="Arial"/>
          <w:color w:val="000000"/>
          <w:sz w:val="24"/>
        </w:rPr>
        <w:t>always prevail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is </w:t>
      </w:r>
      <w:r>
        <w:rPr>
          <w:rFonts w:ascii="Arial"/>
          <w:color w:val="000000"/>
          <w:spacing w:val="-1"/>
          <w:sz w:val="24"/>
        </w:rPr>
        <w:t>to</w:t>
      </w:r>
      <w:r>
        <w:rPr>
          <w:rFonts w:ascii="Arial"/>
          <w:color w:val="000000"/>
          <w:spacing w:val="2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use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common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sense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and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good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judgment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in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the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use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and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stewardship</w:t>
      </w:r>
      <w:r w:rsidR="007025B1">
        <w:rPr>
          <w:rFonts w:ascii="Arial" w:hAnsi="Arial" w:cs="Arial"/>
          <w:color w:val="000000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of</w:t>
      </w:r>
      <w:r>
        <w:rPr>
          <w:rFonts w:ascii="Arial"/>
          <w:color w:val="000000"/>
          <w:sz w:val="24"/>
        </w:rPr>
        <w:t xml:space="preserve"> City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resources.</w:t>
      </w:r>
    </w:p>
    <w:p w14:paraId="0EFFE1E1" w14:textId="71A08E4E" w:rsidR="00C841BD" w:rsidRDefault="00B218E9" w:rsidP="008E0796">
      <w:pPr>
        <w:spacing w:after="0" w:line="276" w:lineRule="exact"/>
        <w:jc w:val="left"/>
        <w:rPr>
          <w:rFonts w:ascii="Arial"/>
          <w:color w:val="000000"/>
          <w:sz w:val="24"/>
        </w:rPr>
      </w:pPr>
      <w:r>
        <w:rPr>
          <w:rFonts w:ascii="Arial"/>
          <w:color w:val="000000"/>
          <w:sz w:val="24"/>
        </w:rPr>
        <w:t>If</w:t>
      </w:r>
      <w:r>
        <w:rPr>
          <w:rFonts w:ascii="Arial"/>
          <w:color w:val="000000"/>
          <w:spacing w:val="1"/>
          <w:sz w:val="24"/>
        </w:rPr>
        <w:t xml:space="preserve"> you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have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any questions concerning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the</w:t>
      </w:r>
      <w:r>
        <w:rPr>
          <w:rFonts w:ascii="Arial"/>
          <w:color w:val="000000"/>
          <w:spacing w:val="-1"/>
          <w:sz w:val="24"/>
        </w:rPr>
        <w:t xml:space="preserve"> use</w:t>
      </w:r>
      <w:r>
        <w:rPr>
          <w:rFonts w:ascii="Arial"/>
          <w:color w:val="000000"/>
          <w:spacing w:val="2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of</w:t>
      </w:r>
      <w:r>
        <w:rPr>
          <w:rFonts w:ascii="Arial"/>
          <w:color w:val="000000"/>
          <w:sz w:val="24"/>
        </w:rPr>
        <w:t xml:space="preserve"> your Procurement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Card</w:t>
      </w:r>
      <w:r>
        <w:rPr>
          <w:rFonts w:ascii="Arial"/>
          <w:color w:val="000000"/>
          <w:spacing w:val="1"/>
          <w:sz w:val="24"/>
        </w:rPr>
        <w:t xml:space="preserve"> or</w:t>
      </w:r>
      <w:r>
        <w:rPr>
          <w:rFonts w:ascii="Arial"/>
          <w:color w:val="000000"/>
          <w:spacing w:val="-1"/>
          <w:sz w:val="24"/>
        </w:rPr>
        <w:t xml:space="preserve"> the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City’s</w:t>
      </w:r>
      <w:r w:rsidR="007025B1">
        <w:rPr>
          <w:rFonts w:ascii="Arial" w:hAnsi="Arial" w:cs="Arial"/>
          <w:color w:val="000000"/>
          <w:sz w:val="24"/>
        </w:rPr>
        <w:t xml:space="preserve"> </w:t>
      </w:r>
      <w:r>
        <w:rPr>
          <w:rFonts w:ascii="Arial"/>
          <w:color w:val="000000"/>
          <w:sz w:val="24"/>
        </w:rPr>
        <w:t>Procurement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Card Program,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please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contact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your approving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official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or</w:t>
      </w:r>
      <w:r>
        <w:rPr>
          <w:rFonts w:ascii="Arial"/>
          <w:color w:val="000000"/>
          <w:spacing w:val="2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the </w:t>
      </w:r>
      <w:r>
        <w:rPr>
          <w:rFonts w:ascii="Arial" w:hAnsi="Arial" w:cs="Arial"/>
          <w:color w:val="000000"/>
          <w:sz w:val="24"/>
        </w:rPr>
        <w:t>Procurement</w:t>
      </w:r>
      <w:r w:rsidR="007025B1">
        <w:rPr>
          <w:rFonts w:ascii="Arial" w:hAnsi="Arial" w:cs="Arial"/>
          <w:color w:val="000000"/>
          <w:sz w:val="24"/>
        </w:rPr>
        <w:t xml:space="preserve"> </w:t>
      </w:r>
      <w:r>
        <w:rPr>
          <w:rFonts w:ascii="Arial"/>
          <w:color w:val="000000"/>
          <w:sz w:val="24"/>
        </w:rPr>
        <w:t>&amp;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Contracting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Division.</w:t>
      </w:r>
    </w:p>
    <w:sectPr w:rsidR="00C841BD" w:rsidSect="00C45413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3" w:author="Ron Callahan" w:date="2026-06-09T14:28:00Z" w:initials="RC">
    <w:p w14:paraId="6EA3510D" w14:textId="50591DE0" w:rsidR="001C0F89" w:rsidRDefault="001C0F89">
      <w:pPr>
        <w:pStyle w:val="CommentText"/>
      </w:pPr>
      <w:r>
        <w:rPr>
          <w:rStyle w:val="CommentReference"/>
        </w:rPr>
        <w:annotationRef/>
      </w:r>
      <w:r>
        <w:t>Text added to clarify terms of the agreement</w:t>
      </w:r>
    </w:p>
  </w:comment>
  <w:comment w:id="4" w:author="Ron Callahan" w:date="2026-06-09T14:29:00Z" w:initials="RC">
    <w:p w14:paraId="6F1A00E7" w14:textId="719D8F56" w:rsidR="001C0F89" w:rsidRDefault="001C0F89">
      <w:pPr>
        <w:pStyle w:val="CommentText"/>
      </w:pPr>
      <w:r>
        <w:rPr>
          <w:rStyle w:val="CommentReference"/>
        </w:rPr>
        <w:annotationRef/>
      </w:r>
      <w:r>
        <w:t>Added to provide definitions of terms to resolve ambiguous language.</w:t>
      </w:r>
    </w:p>
  </w:comment>
  <w:comment w:id="13" w:author="Ron Callahan" w:date="2026-06-09T14:30:00Z" w:initials="RC">
    <w:p w14:paraId="5307A449" w14:textId="4095B8B2" w:rsidR="001C0F89" w:rsidRDefault="001C0F89">
      <w:pPr>
        <w:pStyle w:val="CommentText"/>
      </w:pPr>
      <w:r>
        <w:rPr>
          <w:rStyle w:val="CommentReference"/>
        </w:rPr>
        <w:annotationRef/>
      </w:r>
      <w:r>
        <w:t>Added to emphasize P-Card use and firm up restrictions.</w:t>
      </w:r>
    </w:p>
  </w:comment>
  <w:comment w:id="16" w:author="Ron Callahan" w:date="2026-06-09T14:31:00Z" w:initials="RC">
    <w:p w14:paraId="00B57693" w14:textId="65DDC951" w:rsidR="001C0F89" w:rsidRDefault="001C0F89">
      <w:pPr>
        <w:pStyle w:val="CommentText"/>
      </w:pPr>
      <w:r>
        <w:rPr>
          <w:rStyle w:val="CommentReference"/>
        </w:rPr>
        <w:annotationRef/>
      </w:r>
      <w:r>
        <w:t>Moved to a new section to allow expansion of terms.</w:t>
      </w:r>
    </w:p>
  </w:comment>
  <w:comment w:id="30" w:author="Ron Callahan" w:date="2026-06-09T14:32:00Z" w:initials="RC">
    <w:p w14:paraId="43E307B6" w14:textId="44555603" w:rsidR="001C0F89" w:rsidRDefault="001C0F89">
      <w:pPr>
        <w:pStyle w:val="CommentText"/>
      </w:pPr>
      <w:r>
        <w:rPr>
          <w:rStyle w:val="CommentReference"/>
        </w:rPr>
        <w:annotationRef/>
      </w:r>
      <w:r>
        <w:t>Added to better delineate what an IT purchase is and to define IT’s role more directly.</w:t>
      </w:r>
    </w:p>
  </w:comment>
  <w:comment w:id="42" w:author="Ron Callahan" w:date="2026-06-09T14:33:00Z" w:initials="RC">
    <w:p w14:paraId="352D39F8" w14:textId="0AB331E4" w:rsidR="001C0F89" w:rsidRDefault="001C0F89">
      <w:pPr>
        <w:pStyle w:val="CommentText"/>
      </w:pPr>
      <w:r>
        <w:rPr>
          <w:rStyle w:val="CommentReference"/>
        </w:rPr>
        <w:annotationRef/>
      </w:r>
      <w:r>
        <w:t>Added to reaffirm policy and P-Card limits</w:t>
      </w:r>
    </w:p>
  </w:comment>
  <w:comment w:id="45" w:author="Ron Callahan" w:date="2026-06-09T14:35:00Z" w:initials="RC">
    <w:p w14:paraId="597107FF" w14:textId="55867DA1" w:rsidR="001C0F89" w:rsidRDefault="001C0F89">
      <w:pPr>
        <w:pStyle w:val="CommentText"/>
      </w:pPr>
      <w:r>
        <w:rPr>
          <w:rStyle w:val="CommentReference"/>
        </w:rPr>
        <w:annotationRef/>
      </w:r>
      <w:r>
        <w:t>A specific restatement of policy about limits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EA3510D" w15:done="0"/>
  <w15:commentEx w15:paraId="6F1A00E7" w15:done="0"/>
  <w15:commentEx w15:paraId="5307A449" w15:done="0"/>
  <w15:commentEx w15:paraId="00B57693" w15:done="0"/>
  <w15:commentEx w15:paraId="43E307B6" w15:done="0"/>
  <w15:commentEx w15:paraId="352D39F8" w15:done="0"/>
  <w15:commentEx w15:paraId="597107F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35EECBA" w16cex:dateUtc="2026-06-09T21:28:00Z"/>
  <w16cex:commentExtensible w16cex:durableId="3D5E48A8" w16cex:dateUtc="2026-06-09T21:29:00Z"/>
  <w16cex:commentExtensible w16cex:durableId="78732902" w16cex:dateUtc="2026-06-09T21:30:00Z"/>
  <w16cex:commentExtensible w16cex:durableId="668A3B58" w16cex:dateUtc="2026-06-09T21:31:00Z"/>
  <w16cex:commentExtensible w16cex:durableId="365DAB58" w16cex:dateUtc="2026-06-09T21:32:00Z"/>
  <w16cex:commentExtensible w16cex:durableId="1D0AD9A5" w16cex:dateUtc="2026-06-09T21:33:00Z"/>
  <w16cex:commentExtensible w16cex:durableId="44282618" w16cex:dateUtc="2026-06-09T21:3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EA3510D" w16cid:durableId="235EECBA"/>
  <w16cid:commentId w16cid:paraId="6F1A00E7" w16cid:durableId="3D5E48A8"/>
  <w16cid:commentId w16cid:paraId="5307A449" w16cid:durableId="78732902"/>
  <w16cid:commentId w16cid:paraId="00B57693" w16cid:durableId="668A3B58"/>
  <w16cid:commentId w16cid:paraId="43E307B6" w16cid:durableId="365DAB58"/>
  <w16cid:commentId w16cid:paraId="352D39F8" w16cid:durableId="1D0AD9A5"/>
  <w16cid:commentId w16cid:paraId="597107FF" w16cid:durableId="44282618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3EF276" w14:textId="77777777" w:rsidR="00576254" w:rsidRDefault="00576254" w:rsidP="006A00B6">
      <w:pPr>
        <w:spacing w:before="0" w:after="0" w:line="240" w:lineRule="auto"/>
      </w:pPr>
      <w:r>
        <w:separator/>
      </w:r>
    </w:p>
  </w:endnote>
  <w:endnote w:type="continuationSeparator" w:id="0">
    <w:p w14:paraId="62ADF0A2" w14:textId="77777777" w:rsidR="00576254" w:rsidRDefault="00576254" w:rsidP="006A00B6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1A1BE66A-2FB5-4B3A-A507-F8AAFAEC5CB4}"/>
    <w:embedBold r:id="rId2" w:fontKey="{CDB368E2-8936-4603-BC60-E3ACA9F2CB1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2FD5B368-FB3F-4C4F-970A-39D8A2A5BBBC}"/>
    <w:embedBold r:id="rId4" w:fontKey="{A123E09B-BA92-41D7-B1FD-B5A9B9228A7C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5" w:fontKey="{2DCAAB76-FC70-48E3-96B6-CFE85BC79716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6" w:fontKey="{2D29C9EE-28FF-4576-9257-509DC3F91CFD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  <w:embedRegular r:id="rId7" w:fontKey="{7C75602D-9158-48D9-AFD4-055FA1FF5EDA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8" w:fontKey="{DFC2D041-A823-42D0-990D-809F7B1D70F5}"/>
    <w:embedBold r:id="rId9" w:fontKey="{137103F7-FB6D-4EF2-83FD-CBBCB4AE896E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10" w:fontKey="{1D731020-3DA6-416A-AA13-377BBA59093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7206EF" w14:textId="77777777" w:rsidR="006A00B6" w:rsidRDefault="006A00B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6"/>
        <w:szCs w:val="16"/>
      </w:rPr>
      <w:id w:val="112950535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6343A14" w14:textId="4A251241" w:rsidR="006A00B6" w:rsidRPr="006A00B6" w:rsidRDefault="006A00B6">
        <w:pPr>
          <w:pStyle w:val="Footer"/>
          <w:rPr>
            <w:sz w:val="16"/>
            <w:szCs w:val="16"/>
          </w:rPr>
        </w:pPr>
        <w:r w:rsidRPr="006A00B6">
          <w:rPr>
            <w:sz w:val="16"/>
            <w:szCs w:val="16"/>
          </w:rPr>
          <w:fldChar w:fldCharType="begin"/>
        </w:r>
        <w:r w:rsidRPr="006A00B6">
          <w:rPr>
            <w:sz w:val="16"/>
            <w:szCs w:val="16"/>
          </w:rPr>
          <w:instrText xml:space="preserve"> PAGE   \* MERGEFORMAT </w:instrText>
        </w:r>
        <w:r w:rsidRPr="006A00B6">
          <w:rPr>
            <w:sz w:val="16"/>
            <w:szCs w:val="16"/>
          </w:rPr>
          <w:fldChar w:fldCharType="separate"/>
        </w:r>
        <w:r w:rsidRPr="006A00B6">
          <w:rPr>
            <w:noProof/>
            <w:sz w:val="16"/>
            <w:szCs w:val="16"/>
          </w:rPr>
          <w:t>2</w:t>
        </w:r>
        <w:r w:rsidRPr="006A00B6">
          <w:rPr>
            <w:noProof/>
            <w:sz w:val="16"/>
            <w:szCs w:val="16"/>
          </w:rPr>
          <w:fldChar w:fldCharType="end"/>
        </w:r>
        <w:r w:rsidRPr="006A00B6">
          <w:rPr>
            <w:noProof/>
            <w:sz w:val="16"/>
            <w:szCs w:val="16"/>
          </w:rPr>
          <w:tab/>
        </w:r>
        <w:r w:rsidRPr="006A00B6">
          <w:rPr>
            <w:noProof/>
            <w:sz w:val="16"/>
            <w:szCs w:val="16"/>
          </w:rPr>
          <w:tab/>
          <w:t>Revised June, 2026</w:t>
        </w:r>
      </w:p>
    </w:sdtContent>
  </w:sdt>
  <w:p w14:paraId="7865FC80" w14:textId="7C86B0A9" w:rsidR="006A00B6" w:rsidRDefault="006A00B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19C0E0" w14:textId="77777777" w:rsidR="006A00B6" w:rsidRDefault="006A00B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002FC1" w14:textId="77777777" w:rsidR="00576254" w:rsidRDefault="00576254" w:rsidP="006A00B6">
      <w:pPr>
        <w:spacing w:before="0" w:after="0" w:line="240" w:lineRule="auto"/>
      </w:pPr>
      <w:r>
        <w:separator/>
      </w:r>
    </w:p>
  </w:footnote>
  <w:footnote w:type="continuationSeparator" w:id="0">
    <w:p w14:paraId="30AC52BE" w14:textId="77777777" w:rsidR="00576254" w:rsidRDefault="00576254" w:rsidP="006A00B6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A5658E" w14:textId="77777777" w:rsidR="006A00B6" w:rsidRDefault="006A00B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CE7FB3" w14:textId="77777777" w:rsidR="006A00B6" w:rsidRDefault="006A00B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CE941B" w14:textId="77777777" w:rsidR="006A00B6" w:rsidRDefault="006A00B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95BA6"/>
    <w:multiLevelType w:val="hybridMultilevel"/>
    <w:tmpl w:val="10CA9A1A"/>
    <w:lvl w:ilvl="0" w:tplc="74345EFA">
      <w:numFmt w:val="bullet"/>
      <w:lvlText w:val="•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317662"/>
    <w:multiLevelType w:val="hybridMultilevel"/>
    <w:tmpl w:val="CCB6DEC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77B1DC5"/>
    <w:multiLevelType w:val="hybridMultilevel"/>
    <w:tmpl w:val="260AA39A"/>
    <w:lvl w:ilvl="0" w:tplc="74345EFA">
      <w:numFmt w:val="bullet"/>
      <w:lvlText w:val="•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E37A60"/>
    <w:multiLevelType w:val="hybridMultilevel"/>
    <w:tmpl w:val="F140C2D4"/>
    <w:lvl w:ilvl="0" w:tplc="74345EFA">
      <w:numFmt w:val="bullet"/>
      <w:lvlText w:val="•"/>
      <w:lvlJc w:val="left"/>
      <w:pPr>
        <w:ind w:left="36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1644E81"/>
    <w:multiLevelType w:val="hybridMultilevel"/>
    <w:tmpl w:val="FD7AE89C"/>
    <w:lvl w:ilvl="0" w:tplc="74345EFA">
      <w:numFmt w:val="bullet"/>
      <w:lvlText w:val="•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016B86"/>
    <w:multiLevelType w:val="hybridMultilevel"/>
    <w:tmpl w:val="68749C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2C21B1"/>
    <w:multiLevelType w:val="hybridMultilevel"/>
    <w:tmpl w:val="94AAA4CE"/>
    <w:lvl w:ilvl="0" w:tplc="74345EFA">
      <w:numFmt w:val="bullet"/>
      <w:lvlText w:val="•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467B99"/>
    <w:multiLevelType w:val="hybridMultilevel"/>
    <w:tmpl w:val="3266F614"/>
    <w:lvl w:ilvl="0" w:tplc="74345EFA">
      <w:numFmt w:val="bullet"/>
      <w:lvlText w:val="•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650292"/>
    <w:multiLevelType w:val="hybridMultilevel"/>
    <w:tmpl w:val="ADF8B31C"/>
    <w:lvl w:ilvl="0" w:tplc="74345EFA">
      <w:numFmt w:val="bullet"/>
      <w:lvlText w:val="•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BD2941"/>
    <w:multiLevelType w:val="hybridMultilevel"/>
    <w:tmpl w:val="B1BCFB94"/>
    <w:lvl w:ilvl="0" w:tplc="74345EFA">
      <w:numFmt w:val="bullet"/>
      <w:lvlText w:val="•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E5473B"/>
    <w:multiLevelType w:val="hybridMultilevel"/>
    <w:tmpl w:val="C65072E6"/>
    <w:lvl w:ilvl="0" w:tplc="74345EFA">
      <w:numFmt w:val="bullet"/>
      <w:lvlText w:val="•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B54F91"/>
    <w:multiLevelType w:val="hybridMultilevel"/>
    <w:tmpl w:val="81A2C33A"/>
    <w:lvl w:ilvl="0" w:tplc="74345EFA">
      <w:numFmt w:val="bullet"/>
      <w:lvlText w:val="•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3155A9C"/>
    <w:multiLevelType w:val="hybridMultilevel"/>
    <w:tmpl w:val="A5AA0248"/>
    <w:lvl w:ilvl="0" w:tplc="74345EFA">
      <w:numFmt w:val="bullet"/>
      <w:lvlText w:val="•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4EA3CD2"/>
    <w:multiLevelType w:val="hybridMultilevel"/>
    <w:tmpl w:val="21BEBBC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BD059CF"/>
    <w:multiLevelType w:val="hybridMultilevel"/>
    <w:tmpl w:val="58426440"/>
    <w:lvl w:ilvl="0" w:tplc="74345EFA">
      <w:numFmt w:val="bullet"/>
      <w:lvlText w:val="•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097198E"/>
    <w:multiLevelType w:val="hybridMultilevel"/>
    <w:tmpl w:val="1214E7AC"/>
    <w:lvl w:ilvl="0" w:tplc="74345EFA">
      <w:numFmt w:val="bullet"/>
      <w:lvlText w:val="•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3721D95"/>
    <w:multiLevelType w:val="hybridMultilevel"/>
    <w:tmpl w:val="206C4454"/>
    <w:lvl w:ilvl="0" w:tplc="74345EFA">
      <w:numFmt w:val="bullet"/>
      <w:lvlText w:val="•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50470FB"/>
    <w:multiLevelType w:val="hybridMultilevel"/>
    <w:tmpl w:val="4EB288D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50EE189A">
      <w:start w:val="6"/>
      <w:numFmt w:val="bullet"/>
      <w:lvlText w:val="•"/>
      <w:lvlJc w:val="left"/>
      <w:pPr>
        <w:ind w:left="1800" w:hanging="360"/>
      </w:pPr>
      <w:rPr>
        <w:rFonts w:ascii="Arial" w:eastAsiaTheme="minorEastAsia" w:hAnsi="Arial" w:cs="Arial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CAA4BC7"/>
    <w:multiLevelType w:val="hybridMultilevel"/>
    <w:tmpl w:val="B97699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D3E120A"/>
    <w:multiLevelType w:val="hybridMultilevel"/>
    <w:tmpl w:val="92E28570"/>
    <w:lvl w:ilvl="0" w:tplc="74345EFA">
      <w:numFmt w:val="bullet"/>
      <w:lvlText w:val="•"/>
      <w:lvlJc w:val="left"/>
      <w:pPr>
        <w:ind w:left="36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F9D08BC"/>
    <w:multiLevelType w:val="hybridMultilevel"/>
    <w:tmpl w:val="A830B0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10F00AA"/>
    <w:multiLevelType w:val="hybridMultilevel"/>
    <w:tmpl w:val="5C92BCC2"/>
    <w:lvl w:ilvl="0" w:tplc="74345EFA">
      <w:numFmt w:val="bullet"/>
      <w:lvlText w:val="•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A152F79"/>
    <w:multiLevelType w:val="hybridMultilevel"/>
    <w:tmpl w:val="D6CA96BC"/>
    <w:lvl w:ilvl="0" w:tplc="74345EFA">
      <w:numFmt w:val="bullet"/>
      <w:lvlText w:val="•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A7B61C5"/>
    <w:multiLevelType w:val="hybridMultilevel"/>
    <w:tmpl w:val="210E5A12"/>
    <w:lvl w:ilvl="0" w:tplc="74345EFA">
      <w:numFmt w:val="bullet"/>
      <w:lvlText w:val="•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B800D04"/>
    <w:multiLevelType w:val="hybridMultilevel"/>
    <w:tmpl w:val="F76460FA"/>
    <w:lvl w:ilvl="0" w:tplc="74345EFA">
      <w:numFmt w:val="bullet"/>
      <w:lvlText w:val="•"/>
      <w:lvlJc w:val="left"/>
      <w:pPr>
        <w:ind w:left="36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BB04944"/>
    <w:multiLevelType w:val="hybridMultilevel"/>
    <w:tmpl w:val="EFC62494"/>
    <w:lvl w:ilvl="0" w:tplc="74345EFA">
      <w:numFmt w:val="bullet"/>
      <w:lvlText w:val="•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C2958F8"/>
    <w:multiLevelType w:val="hybridMultilevel"/>
    <w:tmpl w:val="C942A66C"/>
    <w:lvl w:ilvl="0" w:tplc="74345EFA">
      <w:numFmt w:val="bullet"/>
      <w:lvlText w:val="•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6FD4378"/>
    <w:multiLevelType w:val="hybridMultilevel"/>
    <w:tmpl w:val="0A1E9C02"/>
    <w:lvl w:ilvl="0" w:tplc="74345EFA">
      <w:numFmt w:val="bullet"/>
      <w:lvlText w:val="•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8525054"/>
    <w:multiLevelType w:val="hybridMultilevel"/>
    <w:tmpl w:val="B4D005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AFC1DB3"/>
    <w:multiLevelType w:val="hybridMultilevel"/>
    <w:tmpl w:val="45486848"/>
    <w:lvl w:ilvl="0" w:tplc="74345EFA">
      <w:numFmt w:val="bullet"/>
      <w:lvlText w:val="•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33920F5"/>
    <w:multiLevelType w:val="hybridMultilevel"/>
    <w:tmpl w:val="40E63E3C"/>
    <w:lvl w:ilvl="0" w:tplc="74345EFA">
      <w:numFmt w:val="bullet"/>
      <w:lvlText w:val="•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4C04A7B"/>
    <w:multiLevelType w:val="hybridMultilevel"/>
    <w:tmpl w:val="161CAB46"/>
    <w:lvl w:ilvl="0" w:tplc="74345EFA">
      <w:numFmt w:val="bullet"/>
      <w:lvlText w:val="•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6FF6025"/>
    <w:multiLevelType w:val="hybridMultilevel"/>
    <w:tmpl w:val="76169214"/>
    <w:lvl w:ilvl="0" w:tplc="74345EFA">
      <w:numFmt w:val="bullet"/>
      <w:lvlText w:val="•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C9E0900"/>
    <w:multiLevelType w:val="hybridMultilevel"/>
    <w:tmpl w:val="CF30F742"/>
    <w:lvl w:ilvl="0" w:tplc="74345EFA">
      <w:numFmt w:val="bullet"/>
      <w:lvlText w:val="•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5299522">
    <w:abstractNumId w:val="17"/>
  </w:num>
  <w:num w:numId="2" w16cid:durableId="840924801">
    <w:abstractNumId w:val="28"/>
  </w:num>
  <w:num w:numId="3" w16cid:durableId="753286481">
    <w:abstractNumId w:val="5"/>
  </w:num>
  <w:num w:numId="4" w16cid:durableId="19821454">
    <w:abstractNumId w:val="20"/>
  </w:num>
  <w:num w:numId="5" w16cid:durableId="49547023">
    <w:abstractNumId w:val="1"/>
  </w:num>
  <w:num w:numId="6" w16cid:durableId="893739749">
    <w:abstractNumId w:val="7"/>
  </w:num>
  <w:num w:numId="7" w16cid:durableId="675767287">
    <w:abstractNumId w:val="13"/>
  </w:num>
  <w:num w:numId="8" w16cid:durableId="383678276">
    <w:abstractNumId w:val="18"/>
  </w:num>
  <w:num w:numId="9" w16cid:durableId="135880448">
    <w:abstractNumId w:val="24"/>
  </w:num>
  <w:num w:numId="10" w16cid:durableId="1716152054">
    <w:abstractNumId w:val="6"/>
  </w:num>
  <w:num w:numId="11" w16cid:durableId="2083408875">
    <w:abstractNumId w:val="11"/>
  </w:num>
  <w:num w:numId="12" w16cid:durableId="663433325">
    <w:abstractNumId w:val="0"/>
  </w:num>
  <w:num w:numId="13" w16cid:durableId="1234314612">
    <w:abstractNumId w:val="2"/>
  </w:num>
  <w:num w:numId="14" w16cid:durableId="2007515203">
    <w:abstractNumId w:val="4"/>
  </w:num>
  <w:num w:numId="15" w16cid:durableId="900366321">
    <w:abstractNumId w:val="3"/>
  </w:num>
  <w:num w:numId="16" w16cid:durableId="50078864">
    <w:abstractNumId w:val="30"/>
  </w:num>
  <w:num w:numId="17" w16cid:durableId="1560676597">
    <w:abstractNumId w:val="19"/>
  </w:num>
  <w:num w:numId="18" w16cid:durableId="846596465">
    <w:abstractNumId w:val="23"/>
  </w:num>
  <w:num w:numId="19" w16cid:durableId="1737164143">
    <w:abstractNumId w:val="8"/>
  </w:num>
  <w:num w:numId="20" w16cid:durableId="661588293">
    <w:abstractNumId w:val="16"/>
  </w:num>
  <w:num w:numId="21" w16cid:durableId="2012835110">
    <w:abstractNumId w:val="9"/>
  </w:num>
  <w:num w:numId="22" w16cid:durableId="977688126">
    <w:abstractNumId w:val="22"/>
  </w:num>
  <w:num w:numId="23" w16cid:durableId="725881181">
    <w:abstractNumId w:val="21"/>
  </w:num>
  <w:num w:numId="24" w16cid:durableId="1460025140">
    <w:abstractNumId w:val="33"/>
  </w:num>
  <w:num w:numId="25" w16cid:durableId="1554342437">
    <w:abstractNumId w:val="32"/>
  </w:num>
  <w:num w:numId="26" w16cid:durableId="76901694">
    <w:abstractNumId w:val="14"/>
  </w:num>
  <w:num w:numId="27" w16cid:durableId="760223570">
    <w:abstractNumId w:val="25"/>
  </w:num>
  <w:num w:numId="28" w16cid:durableId="866413229">
    <w:abstractNumId w:val="12"/>
  </w:num>
  <w:num w:numId="29" w16cid:durableId="1477646602">
    <w:abstractNumId w:val="26"/>
  </w:num>
  <w:num w:numId="30" w16cid:durableId="964968993">
    <w:abstractNumId w:val="10"/>
  </w:num>
  <w:num w:numId="31" w16cid:durableId="747993702">
    <w:abstractNumId w:val="31"/>
  </w:num>
  <w:num w:numId="32" w16cid:durableId="504856223">
    <w:abstractNumId w:val="29"/>
  </w:num>
  <w:num w:numId="33" w16cid:durableId="1243446178">
    <w:abstractNumId w:val="15"/>
  </w:num>
  <w:num w:numId="34" w16cid:durableId="854610144">
    <w:abstractNumId w:val="27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Ron Callahan">
    <w15:presenceInfo w15:providerId="Windows Live" w15:userId="6d606c55986fa0a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embedSystemFonts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B2D"/>
    <w:rsid w:val="00005C45"/>
    <w:rsid w:val="001C0F89"/>
    <w:rsid w:val="001E1227"/>
    <w:rsid w:val="00350FCF"/>
    <w:rsid w:val="004379A2"/>
    <w:rsid w:val="00576254"/>
    <w:rsid w:val="00593853"/>
    <w:rsid w:val="006A00B6"/>
    <w:rsid w:val="007025B1"/>
    <w:rsid w:val="007F51E6"/>
    <w:rsid w:val="008E0796"/>
    <w:rsid w:val="00B06B85"/>
    <w:rsid w:val="00B218E9"/>
    <w:rsid w:val="00BA5B2D"/>
    <w:rsid w:val="00BB418F"/>
    <w:rsid w:val="00C45413"/>
    <w:rsid w:val="00C841BD"/>
    <w:rsid w:val="00CD2AD1"/>
    <w:rsid w:val="00D85ACE"/>
    <w:rsid w:val="00E139C8"/>
    <w:rsid w:val="00F67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50D0FE"/>
  <w15:docId w15:val="{C30C633A-0366-4CBC-9C52-BAE3F995A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0" w:defSemiHidden="0" w:defUnhideWhenUsed="0" w:defQFormat="0" w:count="376">
    <w:lsdException w:name="foot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pPr>
      <w:spacing w:before="120" w:after="240"/>
      <w:jc w:val="both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List1">
    <w:name w:val="No List1"/>
    <w:semiHidden/>
  </w:style>
  <w:style w:type="paragraph" w:styleId="ListParagraph">
    <w:name w:val="List Paragraph"/>
    <w:basedOn w:val="Normal"/>
    <w:rsid w:val="00C45413"/>
    <w:pPr>
      <w:ind w:left="720"/>
      <w:contextualSpacing/>
    </w:pPr>
  </w:style>
  <w:style w:type="paragraph" w:customStyle="1" w:styleId="PCardParagraph">
    <w:name w:val="PCard Paragraph"/>
    <w:basedOn w:val="Normal"/>
    <w:link w:val="PCardParagraphChar"/>
    <w:qFormat/>
    <w:rsid w:val="00F672BA"/>
    <w:pPr>
      <w:spacing w:before="121" w:after="0" w:line="276" w:lineRule="exact"/>
      <w:jc w:val="left"/>
    </w:pPr>
    <w:rPr>
      <w:rFonts w:ascii="Arial"/>
      <w:color w:val="000000"/>
      <w:sz w:val="24"/>
    </w:rPr>
  </w:style>
  <w:style w:type="character" w:customStyle="1" w:styleId="PCardParagraphChar">
    <w:name w:val="PCard Paragraph Char"/>
    <w:basedOn w:val="DefaultParagraphFont"/>
    <w:link w:val="PCardParagraph"/>
    <w:rsid w:val="00F672BA"/>
    <w:rPr>
      <w:rFonts w:ascii="Arial"/>
      <w:color w:val="000000"/>
      <w:szCs w:val="22"/>
    </w:rPr>
  </w:style>
  <w:style w:type="paragraph" w:styleId="Revision">
    <w:name w:val="Revision"/>
    <w:hidden/>
    <w:rsid w:val="001C0F89"/>
    <w:pPr>
      <w:spacing w:after="0" w:line="240" w:lineRule="auto"/>
    </w:pPr>
    <w:rPr>
      <w:sz w:val="22"/>
      <w:szCs w:val="22"/>
    </w:rPr>
  </w:style>
  <w:style w:type="character" w:styleId="CommentReference">
    <w:name w:val="annotation reference"/>
    <w:basedOn w:val="DefaultParagraphFont"/>
    <w:rsid w:val="001C0F89"/>
    <w:rPr>
      <w:sz w:val="16"/>
      <w:szCs w:val="16"/>
    </w:rPr>
  </w:style>
  <w:style w:type="paragraph" w:styleId="CommentText">
    <w:name w:val="annotation text"/>
    <w:basedOn w:val="Normal"/>
    <w:link w:val="CommentTextChar"/>
    <w:rsid w:val="001C0F8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1C0F8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rsid w:val="001C0F89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1C0F89"/>
    <w:rPr>
      <w:b/>
      <w:bCs/>
      <w:sz w:val="20"/>
      <w:szCs w:val="20"/>
    </w:rPr>
  </w:style>
  <w:style w:type="paragraph" w:styleId="Header">
    <w:name w:val="header"/>
    <w:basedOn w:val="Normal"/>
    <w:link w:val="HeaderChar"/>
    <w:rsid w:val="006A00B6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rsid w:val="006A00B6"/>
    <w:rPr>
      <w:sz w:val="22"/>
      <w:szCs w:val="22"/>
    </w:rPr>
  </w:style>
  <w:style w:type="paragraph" w:styleId="Footer">
    <w:name w:val="footer"/>
    <w:basedOn w:val="Normal"/>
    <w:link w:val="FooterChar"/>
    <w:uiPriority w:val="99"/>
    <w:rsid w:val="006A00B6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00B6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microsoft.com/office/2016/09/relationships/commentsIds" Target="commentsIds.xml"/><Relationship Id="rId19" Type="http://schemas.microsoft.com/office/2011/relationships/people" Target="people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1AA9A1-7290-4D27-9838-1BDC464334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14</Pages>
  <Words>5033</Words>
  <Characters>28691</Characters>
  <Application>Microsoft Office Word</Application>
  <DocSecurity>0</DocSecurity>
  <Lines>239</Lines>
  <Paragraphs>67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Caption</vt:lpstr>
      </vt:variant>
      <vt:variant>
        <vt:i4>1</vt:i4>
      </vt:variant>
    </vt:vector>
  </HeadingPairs>
  <TitlesOfParts>
    <vt:vector size="2" baseType="lpstr">
      <vt:lpstr/>
      <vt:lpstr/>
    </vt:vector>
  </TitlesOfParts>
  <Company>Aspose</Company>
  <LinksUpToDate>false</LinksUpToDate>
  <CharactersWithSpaces>33657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rjame</dc:creator>
  <cp:keywords/>
  <dc:description/>
  <cp:lastModifiedBy>Ron Callahan</cp:lastModifiedBy>
  <cp:revision>7</cp:revision>
  <cp:lastPrinted>2026-06-09T21:42:00Z</cp:lastPrinted>
  <dcterms:created xsi:type="dcterms:W3CDTF">2026-06-09T15:06:00Z</dcterms:created>
  <dcterms:modified xsi:type="dcterms:W3CDTF">2026-06-09T21:49:00Z</dcterms:modified>
</cp:coreProperties>
</file>